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2FEDBA" w14:textId="77777777" w:rsidR="00D8049E" w:rsidRDefault="00D8049E" w:rsidP="00A17A3C">
      <w:pPr>
        <w:pStyle w:val="Title"/>
      </w:pPr>
      <w:bookmarkStart w:id="0" w:name="_GoBack"/>
      <w:bookmarkEnd w:id="0"/>
      <w:r>
        <w:t>CSI India: Enhancing farmers’ adaptive capacity by developing Climate</w:t>
      </w:r>
      <w:r>
        <w:rPr>
          <w:rFonts w:ascii="Cambria Math" w:hAnsi="Cambria Math" w:cs="Cambria Math"/>
        </w:rPr>
        <w:t>‐</w:t>
      </w:r>
      <w:r>
        <w:t>Smart Insurance for weather risk and Innovative Insurance Products for the Rural Sector</w:t>
      </w:r>
    </w:p>
    <w:p w14:paraId="7FBFB961" w14:textId="77777777" w:rsidR="00D8049E" w:rsidRDefault="00D8049E" w:rsidP="00D8049E">
      <w:pPr>
        <w:pStyle w:val="Heading1"/>
      </w:pPr>
      <w:r>
        <w:t>Introduction</w:t>
      </w:r>
    </w:p>
    <w:p w14:paraId="7937C302" w14:textId="570A0C27" w:rsidR="00B94AD2" w:rsidRDefault="0030169C" w:rsidP="00D8049E">
      <w:r>
        <w:t>The main objective</w:t>
      </w:r>
      <w:r w:rsidR="00D8049E">
        <w:t xml:space="preserve"> of </w:t>
      </w:r>
      <w:r w:rsidR="00B94AD2">
        <w:t xml:space="preserve">this project </w:t>
      </w:r>
      <w:r w:rsidR="003D1614">
        <w:t>was</w:t>
      </w:r>
      <w:r>
        <w:t xml:space="preserve"> to</w:t>
      </w:r>
      <w:r w:rsidR="003D1614">
        <w:t xml:space="preserve"> help</w:t>
      </w:r>
      <w:r>
        <w:t xml:space="preserve"> develop novel </w:t>
      </w:r>
      <w:r w:rsidR="00D8049E">
        <w:t xml:space="preserve">insurance products for weather‐related </w:t>
      </w:r>
      <w:r w:rsidR="00505E86">
        <w:t>risks smart</w:t>
      </w:r>
      <w:r w:rsidR="00D8049E">
        <w:t xml:space="preserve"> agriculture (CSA). </w:t>
      </w:r>
    </w:p>
    <w:p w14:paraId="6B411ED5" w14:textId="77777777" w:rsidR="00D8049E" w:rsidRDefault="00D8049E" w:rsidP="00D8049E">
      <w:r>
        <w:t xml:space="preserve">The </w:t>
      </w:r>
      <w:r w:rsidR="00B94AD2">
        <w:t>following outlines the development of indices for use in insurance</w:t>
      </w:r>
      <w:r w:rsidR="003D1614">
        <w:t xml:space="preserve"> products,</w:t>
      </w:r>
      <w:r>
        <w:t xml:space="preserve"> </w:t>
      </w:r>
      <w:r w:rsidR="00B94AD2">
        <w:t xml:space="preserve">with an aim to support </w:t>
      </w:r>
      <w:r>
        <w:t xml:space="preserve">climate‐smart insurance products </w:t>
      </w:r>
      <w:r w:rsidR="00B94AD2">
        <w:t>in</w:t>
      </w:r>
      <w:r>
        <w:t xml:space="preserve"> Punjab</w:t>
      </w:r>
      <w:r w:rsidR="00B94AD2">
        <w:t xml:space="preserve"> and Haryana in India </w:t>
      </w:r>
      <w:r w:rsidR="0030169C">
        <w:t>as well as</w:t>
      </w:r>
      <w:r w:rsidR="00B94AD2">
        <w:t xml:space="preserve"> in</w:t>
      </w:r>
      <w:r>
        <w:t xml:space="preserve"> Uruguay</w:t>
      </w:r>
      <w:r w:rsidR="00B94AD2">
        <w:t>.</w:t>
      </w:r>
      <w:r>
        <w:t xml:space="preserve"> </w:t>
      </w:r>
      <w:r w:rsidR="0030169C">
        <w:t>The International Food Policy Research Institute (</w:t>
      </w:r>
      <w:r>
        <w:t>IFPRI</w:t>
      </w:r>
      <w:r w:rsidR="0030169C">
        <w:t>)</w:t>
      </w:r>
      <w:r w:rsidR="003D1614">
        <w:t xml:space="preserve"> hopes </w:t>
      </w:r>
      <w:r w:rsidR="00B94AD2">
        <w:t>to u</w:t>
      </w:r>
      <w:r w:rsidR="00A17A3C">
        <w:t>se these findings to improve</w:t>
      </w:r>
      <w:r w:rsidR="00B94AD2">
        <w:t xml:space="preserve"> planned services for India</w:t>
      </w:r>
      <w:r w:rsidR="00A17A3C">
        <w:t>n wheat farmers</w:t>
      </w:r>
      <w:r w:rsidR="003D1614">
        <w:t>. This component of the</w:t>
      </w:r>
      <w:r w:rsidR="00D56E78">
        <w:t xml:space="preserve"> project provides core functionality to a larger </w:t>
      </w:r>
      <w:r>
        <w:t xml:space="preserve">portfolio of high potential </w:t>
      </w:r>
      <w:r w:rsidR="00D56E78">
        <w:t>insurance products.</w:t>
      </w:r>
    </w:p>
    <w:p w14:paraId="3C48BC01" w14:textId="77777777" w:rsidR="000C60F9" w:rsidRPr="00983211" w:rsidRDefault="00983211" w:rsidP="00983211">
      <w:r w:rsidRPr="00983211">
        <w:t>The following report acts as the final deliverable report for the CSI India statement of work. The statement of work (SOW) outlined the following tasks</w:t>
      </w:r>
      <w:r>
        <w:t xml:space="preserve"> for the final report</w:t>
      </w:r>
      <w:r w:rsidRPr="00983211">
        <w:t xml:space="preserve">: </w:t>
      </w:r>
    </w:p>
    <w:p w14:paraId="4D61381F" w14:textId="77777777" w:rsidR="000C60F9" w:rsidRPr="00983211" w:rsidRDefault="000C60F9" w:rsidP="00983211">
      <w:pPr>
        <w:pStyle w:val="ListParagraph"/>
        <w:numPr>
          <w:ilvl w:val="0"/>
          <w:numId w:val="4"/>
        </w:numPr>
        <w:autoSpaceDE w:val="0"/>
        <w:autoSpaceDN w:val="0"/>
        <w:adjustRightInd w:val="0"/>
        <w:spacing w:after="0" w:line="240" w:lineRule="auto"/>
        <w:rPr>
          <w:rFonts w:ascii="Calibri" w:hAnsi="Calibri" w:cs="Calibri"/>
        </w:rPr>
      </w:pPr>
      <w:r w:rsidRPr="00983211">
        <w:rPr>
          <w:rFonts w:ascii="Calibri" w:hAnsi="Calibri" w:cs="Calibri"/>
        </w:rPr>
        <w:t>Description of indices proposed and methodology to estimate indices</w:t>
      </w:r>
    </w:p>
    <w:p w14:paraId="25B2DB39" w14:textId="77777777" w:rsidR="000C60F9" w:rsidRPr="00983211" w:rsidRDefault="000C60F9" w:rsidP="00983211">
      <w:pPr>
        <w:pStyle w:val="ListParagraph"/>
        <w:numPr>
          <w:ilvl w:val="0"/>
          <w:numId w:val="4"/>
        </w:numPr>
        <w:autoSpaceDE w:val="0"/>
        <w:autoSpaceDN w:val="0"/>
        <w:adjustRightInd w:val="0"/>
        <w:spacing w:after="0" w:line="240" w:lineRule="auto"/>
        <w:rPr>
          <w:rFonts w:ascii="Calibri" w:hAnsi="Calibri" w:cs="Calibri"/>
        </w:rPr>
      </w:pPr>
      <w:r w:rsidRPr="00983211">
        <w:rPr>
          <w:rFonts w:ascii="Calibri" w:hAnsi="Calibri" w:cs="Calibri"/>
        </w:rPr>
        <w:t>Methodology to estimate quantiles</w:t>
      </w:r>
    </w:p>
    <w:p w14:paraId="5990EB01" w14:textId="77777777" w:rsidR="000C60F9" w:rsidRPr="00983211" w:rsidRDefault="000C60F9" w:rsidP="00983211">
      <w:pPr>
        <w:pStyle w:val="ListParagraph"/>
        <w:numPr>
          <w:ilvl w:val="0"/>
          <w:numId w:val="4"/>
        </w:numPr>
        <w:autoSpaceDE w:val="0"/>
        <w:autoSpaceDN w:val="0"/>
        <w:adjustRightInd w:val="0"/>
        <w:spacing w:after="0" w:line="240" w:lineRule="auto"/>
        <w:rPr>
          <w:rFonts w:ascii="Calibri" w:hAnsi="Calibri" w:cs="Calibri"/>
        </w:rPr>
      </w:pPr>
      <w:r w:rsidRPr="00983211">
        <w:rPr>
          <w:rFonts w:ascii="Calibri" w:hAnsi="Calibri" w:cs="Calibri"/>
        </w:rPr>
        <w:t>Results of quantile estimates (India)</w:t>
      </w:r>
    </w:p>
    <w:p w14:paraId="27946247" w14:textId="77777777" w:rsidR="00237145" w:rsidRPr="00983211" w:rsidRDefault="000C60F9" w:rsidP="00983211">
      <w:pPr>
        <w:pStyle w:val="ListParagraph"/>
        <w:numPr>
          <w:ilvl w:val="0"/>
          <w:numId w:val="4"/>
        </w:numPr>
        <w:rPr>
          <w:rFonts w:ascii="Calibri" w:hAnsi="Calibri" w:cs="Calibri"/>
        </w:rPr>
      </w:pPr>
      <w:r w:rsidRPr="00983211">
        <w:rPr>
          <w:rFonts w:ascii="Calibri" w:hAnsi="Calibri" w:cs="Calibri"/>
        </w:rPr>
        <w:t>Datasets with indices and quintiles estimates (India)</w:t>
      </w:r>
    </w:p>
    <w:p w14:paraId="028AFA44" w14:textId="77777777" w:rsidR="00983211" w:rsidRDefault="007A3BF6" w:rsidP="007A3BF6">
      <w:pPr>
        <w:pStyle w:val="Heading1"/>
      </w:pPr>
      <w:r>
        <w:t>methodology</w:t>
      </w:r>
    </w:p>
    <w:p w14:paraId="21B159D5" w14:textId="77777777" w:rsidR="00921F7E" w:rsidRDefault="00921F7E" w:rsidP="00921F7E">
      <w:pPr>
        <w:pStyle w:val="Heading2"/>
        <w:rPr>
          <w:ins w:id="1" w:author="Michael Mann [2]" w:date="2016-07-06T17:13:00Z"/>
        </w:rPr>
      </w:pPr>
      <w:ins w:id="2" w:author="Michael Mann [2]" w:date="2016-07-06T17:13:00Z">
        <w:r>
          <w:t>Study Area &amp; Time Period</w:t>
        </w:r>
      </w:ins>
    </w:p>
    <w:p w14:paraId="2BCFF714" w14:textId="4ED66EF8" w:rsidR="00921F7E" w:rsidRDefault="00921F7E" w:rsidP="00921F7E">
      <w:pPr>
        <w:rPr>
          <w:ins w:id="3" w:author="Michael Mann [2]" w:date="2016-07-06T17:13:00Z"/>
        </w:rPr>
      </w:pPr>
      <w:ins w:id="4" w:author="Michael Mann [2]" w:date="2016-07-06T17:13:00Z">
        <w:r>
          <w:t xml:space="preserve">We focus on the states of Haryana and Punjab in Northwestern India. Satellite data of interest from the </w:t>
        </w:r>
        <w:r w:rsidRPr="00505E86">
          <w:t xml:space="preserve">Moderate Resolution Imaging </w:t>
        </w:r>
        <w:proofErr w:type="spellStart"/>
        <w:r w:rsidRPr="00505E86">
          <w:t>Spectroradiometer</w:t>
        </w:r>
        <w:proofErr w:type="spellEnd"/>
        <w:r>
          <w:t xml:space="preserve"> (MODIS) satellite are available from 7/4/2002 to present. A longer time period, back to 1989, may be generated using the older </w:t>
        </w:r>
        <w:r w:rsidRPr="00FB75E9">
          <w:t>Advanced Very High Resolution Radiometer</w:t>
        </w:r>
        <w:r>
          <w:t xml:space="preserve"> (AVHRR). The ability to do so however is limited because AVHRR spatial resolution is 1 km and the data collected</w:t>
        </w:r>
        <w:r>
          <w:rPr>
            <w:rStyle w:val="FootnoteReference"/>
          </w:rPr>
          <w:footnoteReference w:id="2"/>
        </w:r>
        <w:r>
          <w:t xml:space="preserve"> is different than that collected from MODIS. Extending the record is possible </w:t>
        </w:r>
      </w:ins>
      <w:ins w:id="9" w:author="Michael Mann [2]" w:date="2016-07-06T17:15:00Z">
        <w:r>
          <w:t>however</w:t>
        </w:r>
      </w:ins>
      <w:ins w:id="10" w:author="Michael Mann [2]" w:date="2016-07-06T17:13:00Z">
        <w:r>
          <w:t xml:space="preserve"> “a perfect 1-to-1 correspondence between the two sensors is not expected due to the [collection] different dates and spectral response functions along with the lack of aerosol corrections for the AVHRR data.”</w:t>
        </w:r>
      </w:ins>
    </w:p>
    <w:p w14:paraId="28AFA639" w14:textId="77777777" w:rsidR="00BD0CA3" w:rsidRDefault="00BD0CA3" w:rsidP="00BD0CA3">
      <w:pPr>
        <w:pStyle w:val="Heading2"/>
      </w:pPr>
      <w:r>
        <w:t xml:space="preserve">Vegetation Indicies </w:t>
      </w:r>
    </w:p>
    <w:p w14:paraId="75888FEE" w14:textId="728764DF" w:rsidR="00B1164C" w:rsidRDefault="00BD0CA3" w:rsidP="00BD0CA3">
      <w:pPr>
        <w:rPr>
          <w:szCs w:val="24"/>
        </w:rPr>
      </w:pPr>
      <w:r w:rsidRPr="00114828">
        <w:rPr>
          <w:szCs w:val="24"/>
        </w:rPr>
        <w:t xml:space="preserve">MODIS’s Enhanced Vegetation Index (EVI) </w:t>
      </w:r>
      <w:r w:rsidR="003D1614">
        <w:rPr>
          <w:szCs w:val="24"/>
        </w:rPr>
        <w:t>and Normalized Difference Vegetation Index (NDVI) are</w:t>
      </w:r>
      <w:r w:rsidRPr="00114828">
        <w:rPr>
          <w:szCs w:val="24"/>
        </w:rPr>
        <w:t xml:space="preserve"> </w:t>
      </w:r>
      <w:r w:rsidR="00B4258B">
        <w:rPr>
          <w:szCs w:val="24"/>
        </w:rPr>
        <w:t xml:space="preserve">both </w:t>
      </w:r>
      <w:r w:rsidRPr="00114828">
        <w:rPr>
          <w:szCs w:val="24"/>
        </w:rPr>
        <w:t>sensitive to the amount of chlorophyll in any given pixel. EVI and similar indexes are commonly used to estimate plant productivity and health in agricultural applications</w:t>
      </w:r>
      <w:r w:rsidR="001B3B14">
        <w:rPr>
          <w:szCs w:val="24"/>
        </w:rPr>
        <w:t xml:space="preserve"> </w:t>
      </w:r>
      <w:r w:rsidR="001B3B14">
        <w:rPr>
          <w:szCs w:val="24"/>
        </w:rPr>
        <w:fldChar w:fldCharType="begin" w:fldLock="1"/>
      </w:r>
      <w:r w:rsidR="001B3B14">
        <w:rPr>
          <w:szCs w:val="24"/>
        </w:rPr>
        <w:instrText>ADDIN CSL_CITATION { "citationItems" : [ { "id" : "ITEM-1", "itemData" : { "author" : [ { "dropping-particle" : "", "family" : "Mann", "given" : "ML", "non-dropping-particle" : "", "parse-names" : false, "suffix" : "" }, { "dropping-particle" : "", "family" : "Warner", "given" : "J", "non-dropping-particle" : "", "parse-names" : false, "suffix" : "" } ], "container-title" : "Research for Ethiopia's Agricultural Policy", "id" : "ITEM-1", "issued" : { "date-parts" : [ [ "2015" ] ] }, "publisher-place" : "Addis Ababa, Ethiopia", "title" : "Ethiopian Wheat Yield and Yield Gap Estimation: A Small Area Integrated Data Approach", "type" : "report" }, "uris" : [ "http://www.mendeley.com/documents/?uuid=cfb50942-c2c1-45e2-b694-f1e6386806ab" ] }, { "id" : "ITEM-2", "itemData" : { "author" : [ { "dropping-particle" : "", "family" : "Pan", "given" : "Yaozhong", "non-dropping-particle" : "", "parse-names" : false, "suffix" : "" }, { "dropping-particle" : "", "family" : "L.", "given" : "Li.", "non-dropping-particle" : "", "parse-names" : false, "suffix" : "" }, { "dropping-particle" : "", "family" : "Zhang", "given" : "J.", "non-dropping-particle" : "", "parse-names" : false, "suffix" : "" }, { "dropping-particle" : "", "family" : "Liang", "given" : "S.", "non-dropping-particle" : "", "parse-names" : false, "suffix" : "" }, { "dropping-particle" : "", "family" : "Zhu", "given" : "X.", "non-dropping-particle" : "", "parse-names" : false, "suffix" : "" }, { "dropping-particle" : "", "family" : "Sulla-Menashe", "given" : "D.", "non-dropping-particle" : "", "parse-names" : false, "suffix" : "" } ], "container-title" : "Remote Sensing of Environment", "id" : "ITEM-2", "issued" : { "date-parts" : [ [ "2012" ] ] }, "page" : "232-242", "title" : "Winter wheat area estimation from MODIS-EVI time series data using Crop Proportion Phenology Index", "type" : "article-journal", "volume" : "119" }, "uris" : [ "http://www.mendeley.com/documents/?uuid=7d194ea5-5873-4aeb-ab04-14184ceb0bb4" ] }, { "id" : "ITEM-3", "itemData" : { "author" : [ { "dropping-particle" : "", "family" : "Fontana", "given" : "A.", "non-dropping-particle" : "", "parse-names" : false, "suffix" : "" }, { "dropping-particle" : "", "family" : "Potgieter", "given" : "B.", "non-dropping-particle" : "", "parse-names" : false, "suffix" : "" }, { "dropping-particle" : "", "family" : "Apan", "given" : "A.", "non-dropping-particle" : "", "parse-names" : false, "suffix" : "" } ], "collection-title" : "Proceedings of SSC 2005 Spatial Intelligence, Innovation and Praxis: The national biennial conference of the spatial Sciences Institute", "container-title" : "The national biennial conference of the spatial Sciences Institute", "id" : "ITEM-3", "issued" : { "date-parts" : [ [ "2005" ] ] }, "publisher-place" : "Melbourne", "title" : "Assessing the relationship between shire winter crop yield and multi-temporal MODIS NDVI and EVI images", "type" : "report" }, "uris" : [ "http://www.mendeley.com/documents/?uuid=d232ce05-ee0b-4625-b9c5-ef8d273a2292" ] }, { "id" : "ITEM-4", "itemData" : { "DOI" : "http://dx.doi.org/10.1016/j.jag.2005.06.002", "ISSN" : "0303-2434", "author" : [ { "dropping-particle" : "", "family" : "Prasad", "given" : "Anup K", "non-dropping-particle" : "", "parse-names" : false, "suffix" : "" }, { "dropping-particle" : "", "family" : "Chai", "given" : "Lim", "non-dropping-particle" : "", "parse-names" : false, "suffix" : "" }, { "dropping-particle" : "", "family" : "Singh", "given" : "Ramesh P", "non-dropping-particle" : "", "parse-names" : false, "suffix" : "" }, { "dropping-particle" : "", "family" : "Kafatos", "given" : "Menas", "non-dropping-particle" : "", "parse-names" : false, "suffix" : "" } ], "container-title" : "International Journal of Applied Earth Observation and Geoinformation", "id" : "ITEM-4", "issue" : "1", "issued" : { "date-parts" : [ [ "2006", "1" ] ] }, "page" : "26-33", "title" : "Crop yield estimation model for Iowa using remote sensing and surface parameters", "type" : "article-journal", "volume" : "8" }, "uris" : [ "http://www.mendeley.com/documents/?uuid=cb6991a6-9265-4c2a-b34b-f452742fe26f" ] }, { "id" : "ITEM-5", "itemData" : { "author" : [ { "dropping-particle" : "", "family" : "Perry", "given" : "Eileen M.", "non-dropping-particle" : "", "parse-names" : false, "suffix" : "" }, { "dropping-particle" : "", "family" : "Morse-McNabb", "given" : "E.", "non-dropping-particle" : "", "parse-names" : false, "suffix" : "" }, { "dropping-particle" : "", "family" : "Nuttall", "given" : "J.", "non-dropping-particle" : "", "parse-names" : false, "suffix" : "" }, { "dropping-particle" : "", "family" : "O\u2019Leary", "given" : "G.", "non-dropping-particle" : "", "parse-names" : false, "suffix" : "" }, { "dropping-particle" : "", "family" : "Clark", "given" : "R.", "non-dropping-particle" : "", "parse-names" : false, "suffix" : "" } ], "container-title" : "IEEE Journal of Selected Topics in Applied Earth Observations and Remote Sensing", "id" : "ITEM-5", "issued" : { "date-parts" : [ [ "2014" ] ] }, "page" : "1-8", "title" : "Managing Wheat From Space: Linking MODIS NDVI and Crop Models for Predicting Australian Dryland Wheat Biomass", "type" : "article-journal" }, "uris" : [ "http://www.mendeley.com/documents/?uuid=856e9aab-07f4-49fd-8573-7cae4f6d1ad3" ] } ], "mendeley" : { "formattedCitation" : "[1\u20135]", "plainTextFormattedCitation" : "[1\u20135]", "previouslyFormattedCitation" : "[1\u20135]" }, "properties" : { "noteIndex" : 0 }, "schema" : "https://github.com/citation-style-language/schema/raw/master/csl-citation.json" }</w:instrText>
      </w:r>
      <w:r w:rsidR="001B3B14">
        <w:rPr>
          <w:szCs w:val="24"/>
        </w:rPr>
        <w:fldChar w:fldCharType="separate"/>
      </w:r>
      <w:r w:rsidR="001B3B14" w:rsidRPr="001B3B14">
        <w:rPr>
          <w:noProof/>
          <w:szCs w:val="24"/>
        </w:rPr>
        <w:t>[1–5]</w:t>
      </w:r>
      <w:r w:rsidR="001B3B14">
        <w:rPr>
          <w:szCs w:val="24"/>
        </w:rPr>
        <w:fldChar w:fldCharType="end"/>
      </w:r>
      <w:r>
        <w:rPr>
          <w:szCs w:val="24"/>
        </w:rPr>
        <w:t xml:space="preserve">. </w:t>
      </w:r>
      <w:r w:rsidR="00B1164C">
        <w:rPr>
          <w:szCs w:val="24"/>
        </w:rPr>
        <w:t xml:space="preserve">EVI time series of croplands </w:t>
      </w:r>
      <w:r w:rsidR="00B1164C">
        <w:rPr>
          <w:szCs w:val="24"/>
        </w:rPr>
        <w:lastRenderedPageBreak/>
        <w:t>typically follow predictable patterns across the year, with a green</w:t>
      </w:r>
      <w:r w:rsidR="00B14393">
        <w:rPr>
          <w:szCs w:val="24"/>
        </w:rPr>
        <w:t>-</w:t>
      </w:r>
      <w:r w:rsidR="00B1164C">
        <w:rPr>
          <w:szCs w:val="24"/>
        </w:rPr>
        <w:t>up following planting, and continuing rapidly through growth of the plant, a leveling off as the plant matures and the sudden decline in greenness as the plant is harvested and soils exposed again.</w:t>
      </w:r>
    </w:p>
    <w:p w14:paraId="13068949" w14:textId="5CD36B34" w:rsidR="00BD0CA3" w:rsidRDefault="00BD0CA3" w:rsidP="00BD0CA3">
      <w:pPr>
        <w:rPr>
          <w:szCs w:val="24"/>
        </w:rPr>
      </w:pPr>
      <w:r>
        <w:rPr>
          <w:szCs w:val="24"/>
        </w:rPr>
        <w:t>After preprocessing and the identification of</w:t>
      </w:r>
      <w:r>
        <w:rPr>
          <w:noProof/>
          <w:szCs w:val="24"/>
        </w:rPr>
        <w:t xml:space="preserve"> </w:t>
      </w:r>
      <w:r>
        <w:rPr>
          <w:szCs w:val="24"/>
        </w:rPr>
        <w:t>agricultural pixels</w:t>
      </w:r>
      <w:r w:rsidRPr="00114828">
        <w:rPr>
          <w:szCs w:val="24"/>
        </w:rPr>
        <w:t xml:space="preserve">, a series of </w:t>
      </w:r>
      <w:r w:rsidRPr="00B51D79">
        <w:rPr>
          <w:szCs w:val="24"/>
        </w:rPr>
        <w:t xml:space="preserve">statistics </w:t>
      </w:r>
      <w:r w:rsidR="00FC06CF">
        <w:rPr>
          <w:szCs w:val="24"/>
        </w:rPr>
        <w:t>can be</w:t>
      </w:r>
      <w:r w:rsidRPr="00B51D79">
        <w:rPr>
          <w:szCs w:val="24"/>
        </w:rPr>
        <w:t xml:space="preserve"> </w:t>
      </w:r>
      <w:r w:rsidRPr="00FB5513">
        <w:rPr>
          <w:szCs w:val="24"/>
        </w:rPr>
        <w:t>produced for each year</w:t>
      </w:r>
      <w:r>
        <w:rPr>
          <w:szCs w:val="24"/>
        </w:rPr>
        <w:t xml:space="preserve"> to summarize </w:t>
      </w:r>
      <w:r w:rsidR="00FC06CF">
        <w:rPr>
          <w:szCs w:val="24"/>
        </w:rPr>
        <w:t>the properties of the</w:t>
      </w:r>
      <w:r>
        <w:rPr>
          <w:szCs w:val="24"/>
        </w:rPr>
        <w:t xml:space="preserve"> growing season</w:t>
      </w:r>
      <w:r w:rsidR="00FC06CF">
        <w:rPr>
          <w:szCs w:val="24"/>
        </w:rPr>
        <w:t xml:space="preserve"> of interest</w:t>
      </w:r>
      <w:r w:rsidRPr="000D58D7">
        <w:rPr>
          <w:szCs w:val="24"/>
        </w:rPr>
        <w:t>.</w:t>
      </w:r>
      <w:r w:rsidR="00FC06CF">
        <w:rPr>
          <w:szCs w:val="24"/>
        </w:rPr>
        <w:t xml:space="preserve"> Properties of the year can be used in turn to estimate plant health and crop yields </w:t>
      </w:r>
      <w:r w:rsidR="00FC06CF">
        <w:rPr>
          <w:szCs w:val="24"/>
        </w:rPr>
        <w:fldChar w:fldCharType="begin" w:fldLock="1"/>
      </w:r>
      <w:r w:rsidR="00CE0229">
        <w:rPr>
          <w:szCs w:val="24"/>
        </w:rPr>
        <w:instrText>ADDIN CSL_CITATION { "citationItems" : [ { "id" : "ITEM-1", "itemData" : { "author" : [ { "dropping-particle" : "", "family" : "Mann", "given" : "ML", "non-dropping-particle" : "", "parse-names" : false, "suffix" : "" }, { "dropping-particle" : "", "family" : "Warner", "given" : "J", "non-dropping-particle" : "", "parse-names" : false, "suffix" : "" } ], "container-title" : "Research for Ethiopia's Agricultural Policy", "id" : "ITEM-1", "issued" : { "date-parts" : [ [ "2015" ] ] }, "publisher-place" : "Addis Ababa, Ethiopia", "title" : "Ethiopian Wheat Yield and Yield Gap Estimation: A Small Area Integrated Data Approach", "type" : "report" }, "uris" : [ "http://www.mendeley.com/documents/?uuid=cfb50942-c2c1-45e2-b694-f1e6386806ab" ] }, { "id" : "ITEM-2", "itemData" : { "author" : [ { "dropping-particle" : "", "family" : "Fontana", "given" : "A.", "non-dropping-particle" : "", "parse-names" : false, "suffix" : "" }, { "dropping-particle" : "", "family" : "Potgieter", "given" : "B.", "non-dropping-particle" : "", "parse-names" : false, "suffix" : "" }, { "dropping-particle" : "", "family" : "Apan", "given" : "A.", "non-dropping-particle" : "", "parse-names" : false, "suffix" : "" } ], "collection-title" : "Proceedings of SSC 2005 Spatial Intelligence, Innovation and Praxis: The national biennial conference of the spatial Sciences Institute", "container-title" : "The national biennial conference of the spatial Sciences Institute", "id" : "ITEM-2", "issued" : { "date-parts" : [ [ "2005" ] ] }, "publisher-place" : "Melbourne", "title" : "Assessing the relationship between shire winter crop yield and multi-temporal MODIS NDVI and EVI images", "type" : "report" }, "uris" : [ "http://www.mendeley.com/documents/?uuid=d232ce05-ee0b-4625-b9c5-ef8d273a2292" ] } ], "mendeley" : { "formattedCitation" : "[1,3]", "plainTextFormattedCitation" : "[1,3]", "previouslyFormattedCitation" : "[1,3]" }, "properties" : { "noteIndex" : 0 }, "schema" : "https://github.com/citation-style-language/schema/raw/master/csl-citation.json" }</w:instrText>
      </w:r>
      <w:r w:rsidR="00FC06CF">
        <w:rPr>
          <w:szCs w:val="24"/>
        </w:rPr>
        <w:fldChar w:fldCharType="separate"/>
      </w:r>
      <w:r w:rsidR="00FC06CF" w:rsidRPr="00FC06CF">
        <w:rPr>
          <w:noProof/>
          <w:szCs w:val="24"/>
        </w:rPr>
        <w:t>[1,3]</w:t>
      </w:r>
      <w:r w:rsidR="00FC06CF">
        <w:rPr>
          <w:szCs w:val="24"/>
        </w:rPr>
        <w:fldChar w:fldCharType="end"/>
      </w:r>
      <w:r w:rsidR="00FC06CF">
        <w:rPr>
          <w:szCs w:val="24"/>
        </w:rPr>
        <w:t xml:space="preserve">. </w:t>
      </w:r>
      <w:r w:rsidR="00675BD4">
        <w:rPr>
          <w:szCs w:val="24"/>
        </w:rPr>
        <w:t xml:space="preserve">We can see the link between greenness and growth throughout the season in </w:t>
      </w:r>
      <w:r w:rsidR="00675BD4">
        <w:rPr>
          <w:szCs w:val="24"/>
        </w:rPr>
        <w:fldChar w:fldCharType="begin"/>
      </w:r>
      <w:r w:rsidR="00675BD4">
        <w:rPr>
          <w:szCs w:val="24"/>
        </w:rPr>
        <w:instrText xml:space="preserve"> REF _Ref453325163 \h </w:instrText>
      </w:r>
      <w:r w:rsidR="00675BD4">
        <w:rPr>
          <w:szCs w:val="24"/>
        </w:rPr>
      </w:r>
      <w:r w:rsidR="00675BD4">
        <w:rPr>
          <w:szCs w:val="24"/>
        </w:rPr>
        <w:fldChar w:fldCharType="separate"/>
      </w:r>
      <w:r w:rsidR="007C46CB">
        <w:t xml:space="preserve">Figure </w:t>
      </w:r>
      <w:r w:rsidR="007C46CB">
        <w:rPr>
          <w:noProof/>
        </w:rPr>
        <w:t>1</w:t>
      </w:r>
      <w:r w:rsidR="00675BD4">
        <w:rPr>
          <w:szCs w:val="24"/>
        </w:rPr>
        <w:fldChar w:fldCharType="end"/>
      </w:r>
      <w:r w:rsidR="00675BD4">
        <w:rPr>
          <w:szCs w:val="24"/>
        </w:rPr>
        <w:t xml:space="preserve">. </w:t>
      </w:r>
      <w:r w:rsidR="00A90441">
        <w:rPr>
          <w:szCs w:val="24"/>
        </w:rPr>
        <w:t>Here we can see some indication of the expected patterns by looking at the mean greenness (black dash</w:t>
      </w:r>
      <w:r w:rsidR="003B5EDA">
        <w:rPr>
          <w:szCs w:val="24"/>
        </w:rPr>
        <w:t xml:space="preserve"> line</w:t>
      </w:r>
      <w:r w:rsidR="00A90441">
        <w:rPr>
          <w:szCs w:val="24"/>
        </w:rPr>
        <w:t xml:space="preserve">) as well as an </w:t>
      </w:r>
      <w:r w:rsidR="003D1614">
        <w:rPr>
          <w:szCs w:val="24"/>
        </w:rPr>
        <w:t xml:space="preserve">example of an </w:t>
      </w:r>
      <w:r w:rsidR="00CF6AE2">
        <w:rPr>
          <w:szCs w:val="24"/>
        </w:rPr>
        <w:t>unusually</w:t>
      </w:r>
      <w:r w:rsidR="00A90441">
        <w:rPr>
          <w:szCs w:val="24"/>
        </w:rPr>
        <w:t xml:space="preserve"> productive year (red line). </w:t>
      </w:r>
    </w:p>
    <w:p w14:paraId="7CCD77AE" w14:textId="77777777" w:rsidR="00675BD4" w:rsidRDefault="00C97E47" w:rsidP="00675BD4">
      <w:pPr>
        <w:keepNext/>
        <w:jc w:val="center"/>
      </w:pPr>
      <w:r w:rsidRPr="00C97E47">
        <w:rPr>
          <w:noProof/>
          <w:szCs w:val="24"/>
        </w:rPr>
        <w:drawing>
          <wp:inline distT="0" distB="0" distL="0" distR="0" wp14:anchorId="1E6DEE35" wp14:editId="7A5817BB">
            <wp:extent cx="4762446" cy="3304540"/>
            <wp:effectExtent l="0" t="0" r="63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srcRect t="6065"/>
                    <a:stretch/>
                  </pic:blipFill>
                  <pic:spPr bwMode="auto">
                    <a:xfrm>
                      <a:off x="0" y="0"/>
                      <a:ext cx="4779185" cy="3316155"/>
                    </a:xfrm>
                    <a:prstGeom prst="rect">
                      <a:avLst/>
                    </a:prstGeom>
                    <a:ln>
                      <a:noFill/>
                    </a:ln>
                    <a:extLst>
                      <a:ext uri="{53640926-AAD7-44D8-BBD7-CCE9431645EC}">
                        <a14:shadowObscured xmlns:a14="http://schemas.microsoft.com/office/drawing/2010/main"/>
                      </a:ext>
                    </a:extLst>
                  </pic:spPr>
                </pic:pic>
              </a:graphicData>
            </a:graphic>
          </wp:inline>
        </w:drawing>
      </w:r>
    </w:p>
    <w:p w14:paraId="717536F5" w14:textId="77777777" w:rsidR="00C97E47" w:rsidRDefault="00675BD4" w:rsidP="00675BD4">
      <w:pPr>
        <w:pStyle w:val="Caption"/>
        <w:jc w:val="center"/>
        <w:rPr>
          <w:szCs w:val="24"/>
        </w:rPr>
      </w:pPr>
      <w:bookmarkStart w:id="11" w:name="_Ref453325163"/>
      <w:r>
        <w:t xml:space="preserve">Figure </w:t>
      </w:r>
      <w:r w:rsidR="00043540">
        <w:fldChar w:fldCharType="begin"/>
      </w:r>
      <w:r w:rsidR="00043540">
        <w:instrText xml:space="preserve"> SEQ Figure \* ARABIC </w:instrText>
      </w:r>
      <w:r w:rsidR="00043540">
        <w:fldChar w:fldCharType="separate"/>
      </w:r>
      <w:r w:rsidR="00B66DE1">
        <w:rPr>
          <w:noProof/>
        </w:rPr>
        <w:t>1</w:t>
      </w:r>
      <w:r w:rsidR="00043540">
        <w:rPr>
          <w:noProof/>
        </w:rPr>
        <w:fldChar w:fldCharType="end"/>
      </w:r>
      <w:bookmarkEnd w:id="11"/>
      <w:r>
        <w:t xml:space="preserve"> Cropland NDVI for South Africa's North West Province</w:t>
      </w:r>
    </w:p>
    <w:p w14:paraId="38CA52CF" w14:textId="77777777" w:rsidR="00DC5D93" w:rsidRPr="000A52BD" w:rsidRDefault="00BD0CA3" w:rsidP="00DC5D93">
      <w:pPr>
        <w:pStyle w:val="NoSpacing"/>
        <w:jc w:val="center"/>
        <w:rPr>
          <w:rStyle w:val="SubtleEmphasis"/>
          <w:iCs w:val="0"/>
          <w:color w:val="auto"/>
          <w:sz w:val="18"/>
        </w:rPr>
      </w:pPr>
      <w:r>
        <w:tab/>
      </w:r>
      <w:r w:rsidR="00DC5D93">
        <w:rPr>
          <w:rStyle w:val="SubtleEmphasis"/>
          <w:iCs w:val="0"/>
          <w:color w:val="auto"/>
          <w:sz w:val="18"/>
        </w:rPr>
        <w:t xml:space="preserve">Mean normalized difference vegetation index (NDVI), another metric for greenness, shown in black dashed line. Green up for the 2013 growing season (an unusually high yielding year) shown in red. </w:t>
      </w:r>
    </w:p>
    <w:p w14:paraId="44D7A824" w14:textId="77777777" w:rsidR="00FB7F55" w:rsidRDefault="00FB7F55" w:rsidP="003B5EDA"/>
    <w:p w14:paraId="205A37DC" w14:textId="3EE595A0" w:rsidR="009501FD" w:rsidRPr="007A3BF6" w:rsidRDefault="00FB7F55" w:rsidP="007A3BF6">
      <w:r>
        <w:fldChar w:fldCharType="begin"/>
      </w:r>
      <w:r>
        <w:instrText xml:space="preserve"> REF _Ref453325163 \h </w:instrText>
      </w:r>
      <w:r>
        <w:fldChar w:fldCharType="separate"/>
      </w:r>
      <w:r>
        <w:t xml:space="preserve">Figure </w:t>
      </w:r>
      <w:r>
        <w:rPr>
          <w:noProof/>
        </w:rPr>
        <w:t>1</w:t>
      </w:r>
      <w:r>
        <w:fldChar w:fldCharType="end"/>
      </w:r>
      <w:r w:rsidR="00600BFD">
        <w:t xml:space="preserve"> also provides an</w:t>
      </w:r>
      <w:r>
        <w:t xml:space="preserve"> indication of the required task</w:t>
      </w:r>
      <w:r w:rsidR="006D56A9">
        <w:t xml:space="preserve"> for this report</w:t>
      </w:r>
      <w:r w:rsidR="006D56A9">
        <w:softHyphen/>
        <w:t>-</w:t>
      </w:r>
      <w:r>
        <w:t xml:space="preserve"> </w:t>
      </w:r>
      <w:r w:rsidR="00B4258B">
        <w:t xml:space="preserve">we must extract </w:t>
      </w:r>
      <w:r>
        <w:t xml:space="preserve">key </w:t>
      </w:r>
      <w:r w:rsidR="00A17A3C">
        <w:t>metrics</w:t>
      </w:r>
      <w:r>
        <w:t xml:space="preserve"> of the growing season corresponding to plant health </w:t>
      </w:r>
      <w:r w:rsidR="00B4258B">
        <w:t>and productivity</w:t>
      </w:r>
      <w:r>
        <w:t xml:space="preserve">. These </w:t>
      </w:r>
      <w:r w:rsidR="00A17A3C">
        <w:t>metrics</w:t>
      </w:r>
      <w:r>
        <w:t xml:space="preserve"> should be able to predict crop yields or identify the timing of damages </w:t>
      </w:r>
      <w:r w:rsidR="00A17A3C">
        <w:t>from a variety of sources (</w:t>
      </w:r>
      <w:r>
        <w:t xml:space="preserve">hail, frost, excess rain </w:t>
      </w:r>
      <w:r w:rsidR="006D56A9">
        <w:t>etc.</w:t>
      </w:r>
      <w:r>
        <w:t xml:space="preserve">). </w:t>
      </w:r>
    </w:p>
    <w:p w14:paraId="401DB10A" w14:textId="77777777" w:rsidR="00983211" w:rsidRDefault="00F147F9" w:rsidP="00FB7F55">
      <w:pPr>
        <w:pStyle w:val="Heading2"/>
      </w:pPr>
      <w:bookmarkStart w:id="12" w:name="_Ref453676877"/>
      <w:r>
        <w:t>Vegetation Indices M</w:t>
      </w:r>
      <w:r w:rsidR="00FB7F55">
        <w:t>etrics</w:t>
      </w:r>
      <w:bookmarkEnd w:id="12"/>
    </w:p>
    <w:p w14:paraId="4E1D965D" w14:textId="1597D2B7" w:rsidR="00FB7F55" w:rsidRDefault="00FB7F55" w:rsidP="00FB7F55">
      <w:r>
        <w:t xml:space="preserve">A variety of metrics can be calculated for the growing </w:t>
      </w:r>
      <w:r w:rsidR="00600BFD">
        <w:t>season</w:t>
      </w:r>
      <w:r>
        <w:t xml:space="preserve"> that correspond to crop health and yields. </w:t>
      </w:r>
      <w:r w:rsidR="008017A3">
        <w:t xml:space="preserve">There are multiple classes of vegetation metrics of interest including: 1) basic summary statistics, 2) integration methods, </w:t>
      </w:r>
      <w:r w:rsidR="00002AAF">
        <w:t xml:space="preserve">and </w:t>
      </w:r>
      <w:r w:rsidR="008017A3">
        <w:t>3) comparison</w:t>
      </w:r>
      <w:r w:rsidR="006D56A9">
        <w:t>s</w:t>
      </w:r>
      <w:r w:rsidR="008017A3">
        <w:t xml:space="preserve"> </w:t>
      </w:r>
      <w:r w:rsidR="00015D32">
        <w:t>to</w:t>
      </w:r>
      <w:r w:rsidR="006D56A9">
        <w:t xml:space="preserve"> the norm</w:t>
      </w:r>
      <w:r w:rsidR="008017A3">
        <w:t xml:space="preserve">. Each class of metric could provide important information and should be tested for its ability to describe spatial and temporal patterns in crop yields, or in identifying particular extreme events. </w:t>
      </w:r>
    </w:p>
    <w:p w14:paraId="7C7B6E13" w14:textId="1C119BDA" w:rsidR="00134FB5" w:rsidRDefault="00134FB5" w:rsidP="00FB7F55">
      <w:r>
        <w:t xml:space="preserve">As currently specified, statistics are broken into two summary periods: the calendar year, and the crop growing season. Functions have been carefully developed to handle growing seasons that span more than one year. In these </w:t>
      </w:r>
      <w:r w:rsidR="00E51A64">
        <w:t>cases,</w:t>
      </w:r>
      <w:r>
        <w:t xml:space="preserve"> values for a growing season spanning late 2014 and early 2015 are assigned to the 2014 growing season. </w:t>
      </w:r>
    </w:p>
    <w:p w14:paraId="601E3D6F" w14:textId="77777777" w:rsidR="008017A3" w:rsidRDefault="00015D32" w:rsidP="00015D32">
      <w:pPr>
        <w:pStyle w:val="Heading3"/>
      </w:pPr>
      <w:r>
        <w:t>Basic Summary Statistics</w:t>
      </w:r>
    </w:p>
    <w:p w14:paraId="490DF915" w14:textId="2AB5EF88" w:rsidR="008C39D4" w:rsidRDefault="00FE4EDE" w:rsidP="00015D32">
      <w:pPr>
        <w:rPr>
          <w:ins w:id="13" w:author="Michael Mann" w:date="2016-07-06T12:36:00Z"/>
        </w:rPr>
      </w:pPr>
      <w:r>
        <w:t xml:space="preserve">This class of function is the most basic but provides key attributes for the period of interest. </w:t>
      </w:r>
      <w:r w:rsidR="006D48A9">
        <w:t>Metrics include the mean, median, maxima and minima. These functions can be run on indiv</w:t>
      </w:r>
      <w:r w:rsidR="00E51A64">
        <w:t xml:space="preserve">idual image pixels, </w:t>
      </w:r>
      <w:r w:rsidR="006D48A9">
        <w:t>points or polygons defining a region of interest</w:t>
      </w:r>
      <w:r w:rsidR="00E51A64">
        <w:rPr>
          <w:rStyle w:val="FootnoteReference"/>
        </w:rPr>
        <w:footnoteReference w:id="3"/>
      </w:r>
      <w:r w:rsidR="006D48A9">
        <w:t>.</w:t>
      </w:r>
      <w:r w:rsidR="00391DCC">
        <w:t xml:space="preserve"> They can also be run for specific time periods.</w:t>
      </w:r>
      <w:r w:rsidR="006D48A9">
        <w:t xml:space="preserve"> Of particular interest is the period that defines the full extent of a growing season for one crop. Functions defined to summarize a growing season take</w:t>
      </w:r>
      <w:r w:rsidR="00D86A38">
        <w:t xml:space="preserve"> estimates of planting and harv</w:t>
      </w:r>
      <w:r w:rsidR="006D48A9">
        <w:t>est dates as inputs. These dates are then adjusted on a pixel by pixel basis to find the actual pixel planting/harvest date</w:t>
      </w:r>
      <w:r w:rsidR="00391DCC">
        <w:t xml:space="preserve"> for that location</w:t>
      </w:r>
      <w:r w:rsidR="006D48A9">
        <w:t xml:space="preserve">. </w:t>
      </w:r>
      <w:ins w:id="14" w:author="Michael Mann" w:date="2016-07-06T11:48:00Z">
        <w:r w:rsidR="00C0774F">
          <w:t xml:space="preserve">The search is currently limited to 15 days before or after the </w:t>
        </w:r>
      </w:ins>
      <w:ins w:id="15" w:author="Michael Mann [2]" w:date="2016-07-06T17:15:00Z">
        <w:r w:rsidR="00921F7E">
          <w:t xml:space="preserve">planting and harvest </w:t>
        </w:r>
      </w:ins>
      <w:ins w:id="16" w:author="Michael Mann" w:date="2016-07-06T11:48:00Z">
        <w:r w:rsidR="00C0774F">
          <w:t>date</w:t>
        </w:r>
      </w:ins>
      <w:ins w:id="17" w:author="Michael Mann [2]" w:date="2016-07-06T17:16:00Z">
        <w:r w:rsidR="00921F7E">
          <w:t>s</w:t>
        </w:r>
      </w:ins>
      <w:ins w:id="18" w:author="Michael Mann" w:date="2016-07-06T11:48:00Z">
        <w:r w:rsidR="00C0774F">
          <w:t xml:space="preserve"> recommended by farmer interviews (</w:t>
        </w:r>
      </w:ins>
      <w:ins w:id="19" w:author="Michael Mann" w:date="2016-07-06T11:50:00Z">
        <w:r w:rsidR="00C0774F">
          <w:t>currently 11/23 and 4/30 for planting and harvesting respectively</w:t>
        </w:r>
      </w:ins>
      <w:ins w:id="20" w:author="Michael Mann" w:date="2016-07-06T11:48:00Z">
        <w:r w:rsidR="00C0774F">
          <w:t xml:space="preserve">). </w:t>
        </w:r>
      </w:ins>
      <w:r w:rsidR="006D48A9">
        <w:t>Looking at</w:t>
      </w:r>
      <w:r w:rsidR="00391DCC">
        <w:t xml:space="preserve"> the</w:t>
      </w:r>
      <w:r w:rsidR="006D48A9">
        <w:t xml:space="preserve"> red NDVI curve in </w:t>
      </w:r>
      <w:r w:rsidR="006D48A9">
        <w:fldChar w:fldCharType="begin"/>
      </w:r>
      <w:r w:rsidR="006D48A9">
        <w:instrText xml:space="preserve"> REF _Ref453325163 \h </w:instrText>
      </w:r>
      <w:r w:rsidR="006D48A9">
        <w:fldChar w:fldCharType="separate"/>
      </w:r>
      <w:r w:rsidR="00C0774F">
        <w:t xml:space="preserve">Figure </w:t>
      </w:r>
      <w:r w:rsidR="00C0774F">
        <w:rPr>
          <w:noProof/>
        </w:rPr>
        <w:t>1</w:t>
      </w:r>
      <w:r w:rsidR="006D48A9">
        <w:fldChar w:fldCharType="end"/>
      </w:r>
      <w:r w:rsidR="006D48A9">
        <w:t xml:space="preserve"> the planting date would be estimated sometime in mid-November and harvest mid-July.</w:t>
      </w:r>
    </w:p>
    <w:p w14:paraId="0327A864" w14:textId="3819834E" w:rsidR="00015D32" w:rsidRDefault="006D48A9" w:rsidP="00015D32">
      <w:r>
        <w:t xml:space="preserve"> </w:t>
      </w:r>
    </w:p>
    <w:tbl>
      <w:tblPr>
        <w:tblStyle w:val="GridTable4-Accent3"/>
        <w:tblW w:w="9355" w:type="dxa"/>
        <w:tblLook w:val="04A0" w:firstRow="1" w:lastRow="0" w:firstColumn="1" w:lastColumn="0" w:noHBand="0" w:noVBand="1"/>
      </w:tblPr>
      <w:tblGrid>
        <w:gridCol w:w="1539"/>
        <w:gridCol w:w="2702"/>
        <w:gridCol w:w="5114"/>
      </w:tblGrid>
      <w:tr w:rsidR="00134FB5" w:rsidRPr="004A540E" w14:paraId="63B2AD94" w14:textId="77777777" w:rsidTr="00134F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6B7B765B" w14:textId="62EF3E29" w:rsidR="00134FB5" w:rsidRPr="004A540E" w:rsidRDefault="00134FB5" w:rsidP="00015D32">
            <w:pPr>
              <w:rPr>
                <w:color w:val="auto"/>
              </w:rPr>
            </w:pPr>
            <w:r w:rsidRPr="004A540E">
              <w:rPr>
                <w:color w:val="auto"/>
              </w:rPr>
              <w:t>Name</w:t>
            </w:r>
          </w:p>
        </w:tc>
        <w:tc>
          <w:tcPr>
            <w:tcW w:w="2702" w:type="dxa"/>
          </w:tcPr>
          <w:p w14:paraId="770BD99F" w14:textId="2EC858CF" w:rsidR="00134FB5" w:rsidRPr="00A475E4" w:rsidRDefault="0002580E" w:rsidP="00015D32">
            <w:pPr>
              <w:cnfStyle w:val="100000000000" w:firstRow="1" w:lastRow="0" w:firstColumn="0" w:lastColumn="0" w:oddVBand="0" w:evenVBand="0" w:oddHBand="0" w:evenHBand="0" w:firstRowFirstColumn="0" w:firstRowLastColumn="0" w:lastRowFirstColumn="0" w:lastRowLastColumn="0"/>
              <w:rPr>
                <w:color w:val="auto"/>
              </w:rPr>
            </w:pPr>
            <w:r>
              <w:rPr>
                <w:color w:val="auto"/>
              </w:rPr>
              <w:t>Alt Name</w:t>
            </w:r>
          </w:p>
        </w:tc>
        <w:tc>
          <w:tcPr>
            <w:tcW w:w="5114" w:type="dxa"/>
          </w:tcPr>
          <w:p w14:paraId="7A786C81" w14:textId="7B975103" w:rsidR="00134FB5" w:rsidRPr="004A540E" w:rsidRDefault="00134FB5" w:rsidP="00015D32">
            <w:pPr>
              <w:cnfStyle w:val="100000000000" w:firstRow="1" w:lastRow="0" w:firstColumn="0" w:lastColumn="0" w:oddVBand="0" w:evenVBand="0" w:oddHBand="0" w:evenHBand="0" w:firstRowFirstColumn="0" w:firstRowLastColumn="0" w:lastRowFirstColumn="0" w:lastRowLastColumn="0"/>
              <w:rPr>
                <w:color w:val="auto"/>
              </w:rPr>
            </w:pPr>
            <w:r w:rsidRPr="004A540E">
              <w:rPr>
                <w:color w:val="auto"/>
              </w:rPr>
              <w:t>Description</w:t>
            </w:r>
          </w:p>
        </w:tc>
      </w:tr>
      <w:tr w:rsidR="00134FB5" w14:paraId="03B2DA78"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58BA0578" w14:textId="67DB5C16" w:rsidR="00134FB5" w:rsidRDefault="00134FB5" w:rsidP="00015D32">
            <w:proofErr w:type="spellStart"/>
            <w:r w:rsidRPr="00A475E4">
              <w:t>A_mn</w:t>
            </w:r>
            <w:proofErr w:type="spellEnd"/>
          </w:p>
        </w:tc>
        <w:tc>
          <w:tcPr>
            <w:tcW w:w="2702" w:type="dxa"/>
          </w:tcPr>
          <w:p w14:paraId="0EAE8EBD" w14:textId="1B762626" w:rsidR="00134FB5" w:rsidRDefault="00134FB5" w:rsidP="00015D32">
            <w:pPr>
              <w:cnfStyle w:val="000000100000" w:firstRow="0" w:lastRow="0" w:firstColumn="0" w:lastColumn="0" w:oddVBand="0" w:evenVBand="0" w:oddHBand="1" w:evenHBand="0" w:firstRowFirstColumn="0" w:firstRowLastColumn="0" w:lastRowFirstColumn="0" w:lastRowLastColumn="0"/>
            </w:pPr>
            <w:proofErr w:type="spellStart"/>
            <w:r w:rsidRPr="001D2A5B">
              <w:t>EVI_annual_mean</w:t>
            </w:r>
            <w:proofErr w:type="spellEnd"/>
          </w:p>
        </w:tc>
        <w:tc>
          <w:tcPr>
            <w:tcW w:w="5114" w:type="dxa"/>
          </w:tcPr>
          <w:p w14:paraId="7370AC59" w14:textId="16CFB386" w:rsidR="00134FB5" w:rsidRDefault="00E86D29" w:rsidP="00015D32">
            <w:pPr>
              <w:cnfStyle w:val="000000100000" w:firstRow="0" w:lastRow="0" w:firstColumn="0" w:lastColumn="0" w:oddVBand="0" w:evenVBand="0" w:oddHBand="1" w:evenHBand="0" w:firstRowFirstColumn="0" w:firstRowLastColumn="0" w:lastRowFirstColumn="0" w:lastRowLastColumn="0"/>
            </w:pPr>
            <w:r>
              <w:t xml:space="preserve">Annual mean values of EVI (NDVI) </w:t>
            </w:r>
          </w:p>
        </w:tc>
      </w:tr>
      <w:tr w:rsidR="00A767B1" w14:paraId="66C37C86"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7F73D3A7" w14:textId="36238D24" w:rsidR="00A767B1" w:rsidRDefault="00A767B1" w:rsidP="00A767B1">
            <w:proofErr w:type="spellStart"/>
            <w:r w:rsidRPr="00A475E4">
              <w:t>A_min</w:t>
            </w:r>
            <w:proofErr w:type="spellEnd"/>
          </w:p>
        </w:tc>
        <w:tc>
          <w:tcPr>
            <w:tcW w:w="2702" w:type="dxa"/>
          </w:tcPr>
          <w:p w14:paraId="6750A16E" w14:textId="772E0D7E" w:rsidR="00A767B1" w:rsidRDefault="00A767B1" w:rsidP="00A767B1">
            <w:pPr>
              <w:cnfStyle w:val="000000000000" w:firstRow="0" w:lastRow="0" w:firstColumn="0" w:lastColumn="0" w:oddVBand="0" w:evenVBand="0" w:oddHBand="0" w:evenHBand="0" w:firstRowFirstColumn="0" w:firstRowLastColumn="0" w:lastRowFirstColumn="0" w:lastRowLastColumn="0"/>
            </w:pPr>
            <w:proofErr w:type="spellStart"/>
            <w:r w:rsidRPr="001D2A5B">
              <w:t>EVI_annual_min</w:t>
            </w:r>
            <w:proofErr w:type="spellEnd"/>
          </w:p>
        </w:tc>
        <w:tc>
          <w:tcPr>
            <w:tcW w:w="5114" w:type="dxa"/>
          </w:tcPr>
          <w:p w14:paraId="198BB85D" w14:textId="09EA6BD8" w:rsidR="00A767B1" w:rsidRDefault="00A767B1" w:rsidP="00A767B1">
            <w:pPr>
              <w:cnfStyle w:val="000000000000" w:firstRow="0" w:lastRow="0" w:firstColumn="0" w:lastColumn="0" w:oddVBand="0" w:evenVBand="0" w:oddHBand="0" w:evenHBand="0" w:firstRowFirstColumn="0" w:firstRowLastColumn="0" w:lastRowFirstColumn="0" w:lastRowLastColumn="0"/>
            </w:pPr>
            <w:r>
              <w:t xml:space="preserve">Annual min values of EVI (NDVI) </w:t>
            </w:r>
          </w:p>
        </w:tc>
      </w:tr>
      <w:tr w:rsidR="00A767B1" w14:paraId="74AAEED1"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16342296" w14:textId="7D445EED" w:rsidR="00A767B1" w:rsidRPr="00A475E4" w:rsidRDefault="00A767B1" w:rsidP="00A767B1">
            <w:proofErr w:type="spellStart"/>
            <w:r w:rsidRPr="00A475E4">
              <w:t>A_max</w:t>
            </w:r>
            <w:proofErr w:type="spellEnd"/>
          </w:p>
        </w:tc>
        <w:tc>
          <w:tcPr>
            <w:tcW w:w="2702" w:type="dxa"/>
          </w:tcPr>
          <w:p w14:paraId="691F9215" w14:textId="3E300461" w:rsidR="00A767B1" w:rsidRDefault="00A767B1" w:rsidP="00A767B1">
            <w:pPr>
              <w:cnfStyle w:val="000000100000" w:firstRow="0" w:lastRow="0" w:firstColumn="0" w:lastColumn="0" w:oddVBand="0" w:evenVBand="0" w:oddHBand="1" w:evenHBand="0" w:firstRowFirstColumn="0" w:firstRowLastColumn="0" w:lastRowFirstColumn="0" w:lastRowLastColumn="0"/>
            </w:pPr>
            <w:proofErr w:type="spellStart"/>
            <w:r w:rsidRPr="001D2A5B">
              <w:t>EVI_annual_max</w:t>
            </w:r>
            <w:proofErr w:type="spellEnd"/>
          </w:p>
        </w:tc>
        <w:tc>
          <w:tcPr>
            <w:tcW w:w="5114" w:type="dxa"/>
          </w:tcPr>
          <w:p w14:paraId="7B34154E" w14:textId="71FD3A5E" w:rsidR="00A767B1" w:rsidRDefault="00A767B1" w:rsidP="00A767B1">
            <w:pPr>
              <w:cnfStyle w:val="000000100000" w:firstRow="0" w:lastRow="0" w:firstColumn="0" w:lastColumn="0" w:oddVBand="0" w:evenVBand="0" w:oddHBand="1" w:evenHBand="0" w:firstRowFirstColumn="0" w:firstRowLastColumn="0" w:lastRowFirstColumn="0" w:lastRowLastColumn="0"/>
            </w:pPr>
            <w:r>
              <w:t xml:space="preserve">Annual maximum values of EVI (NDVI) </w:t>
            </w:r>
          </w:p>
        </w:tc>
      </w:tr>
      <w:tr w:rsidR="00A767B1" w14:paraId="48568B8E"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748D1F3B" w14:textId="2FFA7226" w:rsidR="00A767B1" w:rsidRDefault="00A767B1" w:rsidP="00A767B1">
            <w:proofErr w:type="spellStart"/>
            <w:r w:rsidRPr="00A475E4">
              <w:t>A_sd</w:t>
            </w:r>
            <w:proofErr w:type="spellEnd"/>
          </w:p>
        </w:tc>
        <w:tc>
          <w:tcPr>
            <w:tcW w:w="2702" w:type="dxa"/>
          </w:tcPr>
          <w:p w14:paraId="14A26861" w14:textId="082314EF" w:rsidR="00A767B1" w:rsidRDefault="00A767B1" w:rsidP="00A767B1">
            <w:pPr>
              <w:cnfStyle w:val="000000000000" w:firstRow="0" w:lastRow="0" w:firstColumn="0" w:lastColumn="0" w:oddVBand="0" w:evenVBand="0" w:oddHBand="0" w:evenHBand="0" w:firstRowFirstColumn="0" w:firstRowLastColumn="0" w:lastRowFirstColumn="0" w:lastRowLastColumn="0"/>
            </w:pPr>
            <w:proofErr w:type="spellStart"/>
            <w:r w:rsidRPr="001D2A5B">
              <w:t>EVI_annual_sd</w:t>
            </w:r>
            <w:proofErr w:type="spellEnd"/>
          </w:p>
        </w:tc>
        <w:tc>
          <w:tcPr>
            <w:tcW w:w="5114" w:type="dxa"/>
          </w:tcPr>
          <w:p w14:paraId="64F4129E" w14:textId="77D5017B" w:rsidR="00A767B1" w:rsidRDefault="00A767B1" w:rsidP="00A767B1">
            <w:pPr>
              <w:cnfStyle w:val="000000000000" w:firstRow="0" w:lastRow="0" w:firstColumn="0" w:lastColumn="0" w:oddVBand="0" w:evenVBand="0" w:oddHBand="0" w:evenHBand="0" w:firstRowFirstColumn="0" w:firstRowLastColumn="0" w:lastRowFirstColumn="0" w:lastRowLastColumn="0"/>
            </w:pPr>
            <w:r>
              <w:t xml:space="preserve">Annual standard deviation in values of EVI (NDVI) </w:t>
            </w:r>
          </w:p>
        </w:tc>
      </w:tr>
      <w:tr w:rsidR="00A767B1" w14:paraId="64C1BE38"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3B349317" w14:textId="32EEEB39" w:rsidR="00A767B1" w:rsidRDefault="00A767B1" w:rsidP="00A767B1">
            <w:proofErr w:type="spellStart"/>
            <w:r w:rsidRPr="00A475E4">
              <w:t>A_Qnt</w:t>
            </w:r>
            <w:proofErr w:type="spellEnd"/>
          </w:p>
        </w:tc>
        <w:tc>
          <w:tcPr>
            <w:tcW w:w="2702" w:type="dxa"/>
          </w:tcPr>
          <w:p w14:paraId="327A040F" w14:textId="4DF51E01" w:rsidR="00A767B1" w:rsidRDefault="00A767B1" w:rsidP="00A767B1">
            <w:pPr>
              <w:cnfStyle w:val="000000100000" w:firstRow="0" w:lastRow="0" w:firstColumn="0" w:lastColumn="0" w:oddVBand="0" w:evenVBand="0" w:oddHBand="1" w:evenHBand="0" w:firstRowFirstColumn="0" w:firstRowLastColumn="0" w:lastRowFirstColumn="0" w:lastRowLastColumn="0"/>
            </w:pPr>
            <w:r w:rsidRPr="001D2A5B">
              <w:t>EVI_annual_5th_prct</w:t>
            </w:r>
          </w:p>
        </w:tc>
        <w:tc>
          <w:tcPr>
            <w:tcW w:w="5114" w:type="dxa"/>
          </w:tcPr>
          <w:p w14:paraId="6AFBB54A" w14:textId="070EE933" w:rsidR="00A767B1" w:rsidRDefault="00A767B1" w:rsidP="00A767B1">
            <w:pPr>
              <w:cnfStyle w:val="000000100000" w:firstRow="0" w:lastRow="0" w:firstColumn="0" w:lastColumn="0" w:oddVBand="0" w:evenVBand="0" w:oddHBand="1" w:evenHBand="0" w:firstRowFirstColumn="0" w:firstRowLastColumn="0" w:lastRowFirstColumn="0" w:lastRowLastColumn="0"/>
            </w:pPr>
            <w:r>
              <w:t xml:space="preserve">Annual estimated </w:t>
            </w:r>
            <w:r w:rsidR="00B379AD">
              <w:t xml:space="preserve">lower </w:t>
            </w:r>
            <w:r>
              <w:t>5</w:t>
            </w:r>
            <w:r w:rsidRPr="00A767B1">
              <w:rPr>
                <w:vertAlign w:val="superscript"/>
              </w:rPr>
              <w:t>th</w:t>
            </w:r>
            <w:r>
              <w:t xml:space="preserve"> percentile values of EVI (NDVI) </w:t>
            </w:r>
          </w:p>
        </w:tc>
      </w:tr>
      <w:tr w:rsidR="00A767B1" w14:paraId="533456DE"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3DE53372" w14:textId="6411DDDC" w:rsidR="00A767B1" w:rsidRDefault="00A767B1" w:rsidP="00A767B1">
            <w:proofErr w:type="spellStart"/>
            <w:r w:rsidRPr="00A475E4">
              <w:t>A_max_Qnt</w:t>
            </w:r>
            <w:proofErr w:type="spellEnd"/>
          </w:p>
        </w:tc>
        <w:tc>
          <w:tcPr>
            <w:tcW w:w="2702" w:type="dxa"/>
          </w:tcPr>
          <w:p w14:paraId="1CF365FF" w14:textId="4078F609" w:rsidR="00A767B1" w:rsidRDefault="00A767B1" w:rsidP="00A767B1">
            <w:pPr>
              <w:cnfStyle w:val="000000000000" w:firstRow="0" w:lastRow="0" w:firstColumn="0" w:lastColumn="0" w:oddVBand="0" w:evenVBand="0" w:oddHBand="0" w:evenHBand="0" w:firstRowFirstColumn="0" w:firstRowLastColumn="0" w:lastRowFirstColumn="0" w:lastRowLastColumn="0"/>
            </w:pPr>
            <w:r w:rsidRPr="001D2A5B">
              <w:t>EVI_annual_max_5th_prct</w:t>
            </w:r>
          </w:p>
        </w:tc>
        <w:tc>
          <w:tcPr>
            <w:tcW w:w="5114" w:type="dxa"/>
          </w:tcPr>
          <w:p w14:paraId="409CA959" w14:textId="183B3662" w:rsidR="00A767B1" w:rsidRDefault="00A767B1" w:rsidP="00A767B1">
            <w:pPr>
              <w:cnfStyle w:val="000000000000" w:firstRow="0" w:lastRow="0" w:firstColumn="0" w:lastColumn="0" w:oddVBand="0" w:evenVBand="0" w:oddHBand="0" w:evenHBand="0" w:firstRowFirstColumn="0" w:firstRowLastColumn="0" w:lastRowFirstColumn="0" w:lastRowLastColumn="0"/>
            </w:pPr>
            <w:r>
              <w:t xml:space="preserve">Annual estimated </w:t>
            </w:r>
            <w:r w:rsidR="00B379AD">
              <w:t xml:space="preserve">lower </w:t>
            </w:r>
            <w:r>
              <w:t>5</w:t>
            </w:r>
            <w:r w:rsidRPr="00A767B1">
              <w:rPr>
                <w:vertAlign w:val="superscript"/>
              </w:rPr>
              <w:t>th</w:t>
            </w:r>
            <w:r>
              <w:t xml:space="preserve"> percentile values of the maximum EVI (NDVI) values observed across the historical record</w:t>
            </w:r>
          </w:p>
        </w:tc>
      </w:tr>
      <w:tr w:rsidR="00B379AD" w14:paraId="718C2DAE"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02C0905F" w14:textId="0E561444" w:rsidR="00B379AD" w:rsidRDefault="00B379AD" w:rsidP="00B379AD">
            <w:proofErr w:type="spellStart"/>
            <w:r w:rsidRPr="00A475E4">
              <w:t>G_mn</w:t>
            </w:r>
            <w:proofErr w:type="spellEnd"/>
          </w:p>
        </w:tc>
        <w:tc>
          <w:tcPr>
            <w:tcW w:w="2702" w:type="dxa"/>
          </w:tcPr>
          <w:p w14:paraId="306F4695" w14:textId="5D0D12B5" w:rsidR="00B379AD" w:rsidRDefault="00B379AD" w:rsidP="00B379AD">
            <w:pPr>
              <w:cnfStyle w:val="000000100000" w:firstRow="0" w:lastRow="0" w:firstColumn="0" w:lastColumn="0" w:oddVBand="0" w:evenVBand="0" w:oddHBand="1" w:evenHBand="0" w:firstRowFirstColumn="0" w:firstRowLastColumn="0" w:lastRowFirstColumn="0" w:lastRowLastColumn="0"/>
            </w:pPr>
            <w:proofErr w:type="spellStart"/>
            <w:r w:rsidRPr="001D2A5B">
              <w:t>EVI_growing_mean</w:t>
            </w:r>
            <w:proofErr w:type="spellEnd"/>
          </w:p>
        </w:tc>
        <w:tc>
          <w:tcPr>
            <w:tcW w:w="5114" w:type="dxa"/>
          </w:tcPr>
          <w:p w14:paraId="37F39334" w14:textId="5C768EF4" w:rsidR="00B379AD" w:rsidRDefault="00B379AD" w:rsidP="00B379AD">
            <w:pPr>
              <w:cnfStyle w:val="000000100000" w:firstRow="0" w:lastRow="0" w:firstColumn="0" w:lastColumn="0" w:oddVBand="0" w:evenVBand="0" w:oddHBand="1" w:evenHBand="0" w:firstRowFirstColumn="0" w:firstRowLastColumn="0" w:lastRowFirstColumn="0" w:lastRowLastColumn="0"/>
            </w:pPr>
            <w:r>
              <w:t xml:space="preserve">Growing season mean values of EVI (NDVI) </w:t>
            </w:r>
          </w:p>
        </w:tc>
      </w:tr>
      <w:tr w:rsidR="00B379AD" w14:paraId="48A4D472"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7A62FF3E" w14:textId="67B262BE" w:rsidR="00B379AD" w:rsidRDefault="00B379AD" w:rsidP="00B379AD">
            <w:proofErr w:type="spellStart"/>
            <w:r w:rsidRPr="00A475E4">
              <w:t>G_min</w:t>
            </w:r>
            <w:proofErr w:type="spellEnd"/>
          </w:p>
        </w:tc>
        <w:tc>
          <w:tcPr>
            <w:tcW w:w="2702" w:type="dxa"/>
          </w:tcPr>
          <w:p w14:paraId="42E6EBA1" w14:textId="09FC3B4C" w:rsidR="00B379AD" w:rsidRDefault="00B379AD" w:rsidP="00B379AD">
            <w:pPr>
              <w:cnfStyle w:val="000000000000" w:firstRow="0" w:lastRow="0" w:firstColumn="0" w:lastColumn="0" w:oddVBand="0" w:evenVBand="0" w:oddHBand="0" w:evenHBand="0" w:firstRowFirstColumn="0" w:firstRowLastColumn="0" w:lastRowFirstColumn="0" w:lastRowLastColumn="0"/>
            </w:pPr>
            <w:proofErr w:type="spellStart"/>
            <w:r w:rsidRPr="001D2A5B">
              <w:t>EVI_growing_min</w:t>
            </w:r>
            <w:proofErr w:type="spellEnd"/>
          </w:p>
        </w:tc>
        <w:tc>
          <w:tcPr>
            <w:tcW w:w="5114" w:type="dxa"/>
          </w:tcPr>
          <w:p w14:paraId="2FEA4DF1" w14:textId="38554385" w:rsidR="00B379AD" w:rsidRDefault="00B379AD" w:rsidP="00B379AD">
            <w:pPr>
              <w:cnfStyle w:val="000000000000" w:firstRow="0" w:lastRow="0" w:firstColumn="0" w:lastColumn="0" w:oddVBand="0" w:evenVBand="0" w:oddHBand="0" w:evenHBand="0" w:firstRowFirstColumn="0" w:firstRowLastColumn="0" w:lastRowFirstColumn="0" w:lastRowLastColumn="0"/>
            </w:pPr>
            <w:r>
              <w:t xml:space="preserve">Growing season min values of EVI (NDVI) </w:t>
            </w:r>
          </w:p>
        </w:tc>
      </w:tr>
      <w:tr w:rsidR="00B379AD" w14:paraId="46A996E7"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081952A5" w14:textId="77689619" w:rsidR="00B379AD" w:rsidRPr="00A475E4" w:rsidRDefault="00B379AD" w:rsidP="00B379AD">
            <w:proofErr w:type="spellStart"/>
            <w:r w:rsidRPr="00A475E4">
              <w:t>G_m</w:t>
            </w:r>
            <w:r>
              <w:t>a</w:t>
            </w:r>
            <w:r w:rsidRPr="00A475E4">
              <w:t>x</w:t>
            </w:r>
            <w:proofErr w:type="spellEnd"/>
          </w:p>
        </w:tc>
        <w:tc>
          <w:tcPr>
            <w:tcW w:w="2702" w:type="dxa"/>
          </w:tcPr>
          <w:p w14:paraId="4E844295" w14:textId="49497180" w:rsidR="00B379AD" w:rsidRDefault="00B379AD" w:rsidP="00B379AD">
            <w:pPr>
              <w:cnfStyle w:val="000000100000" w:firstRow="0" w:lastRow="0" w:firstColumn="0" w:lastColumn="0" w:oddVBand="0" w:evenVBand="0" w:oddHBand="1" w:evenHBand="0" w:firstRowFirstColumn="0" w:firstRowLastColumn="0" w:lastRowFirstColumn="0" w:lastRowLastColumn="0"/>
            </w:pPr>
            <w:proofErr w:type="spellStart"/>
            <w:r w:rsidRPr="001D2A5B">
              <w:t>EVI_growing_max</w:t>
            </w:r>
            <w:proofErr w:type="spellEnd"/>
          </w:p>
        </w:tc>
        <w:tc>
          <w:tcPr>
            <w:tcW w:w="5114" w:type="dxa"/>
          </w:tcPr>
          <w:p w14:paraId="42FB2246" w14:textId="7E565476" w:rsidR="00B379AD" w:rsidRDefault="00B379AD" w:rsidP="00B379AD">
            <w:pPr>
              <w:cnfStyle w:val="000000100000" w:firstRow="0" w:lastRow="0" w:firstColumn="0" w:lastColumn="0" w:oddVBand="0" w:evenVBand="0" w:oddHBand="1" w:evenHBand="0" w:firstRowFirstColumn="0" w:firstRowLastColumn="0" w:lastRowFirstColumn="0" w:lastRowLastColumn="0"/>
            </w:pPr>
            <w:r>
              <w:t xml:space="preserve">Growing season maximum values of EVI (NDVI) </w:t>
            </w:r>
          </w:p>
        </w:tc>
      </w:tr>
      <w:tr w:rsidR="00B379AD" w14:paraId="62B38112"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301E790E" w14:textId="77777777" w:rsidR="00B379AD" w:rsidRDefault="00B379AD" w:rsidP="00B379AD">
            <w:proofErr w:type="spellStart"/>
            <w:r w:rsidRPr="00A475E4">
              <w:t>G_mx_dates</w:t>
            </w:r>
            <w:proofErr w:type="spellEnd"/>
          </w:p>
        </w:tc>
        <w:tc>
          <w:tcPr>
            <w:tcW w:w="2702" w:type="dxa"/>
          </w:tcPr>
          <w:p w14:paraId="1C16DE43" w14:textId="55FEA214" w:rsidR="00B379AD" w:rsidRDefault="00B379AD" w:rsidP="00B379AD">
            <w:pPr>
              <w:cnfStyle w:val="000000000000" w:firstRow="0" w:lastRow="0" w:firstColumn="0" w:lastColumn="0" w:oddVBand="0" w:evenVBand="0" w:oddHBand="0" w:evenHBand="0" w:firstRowFirstColumn="0" w:firstRowLastColumn="0" w:lastRowFirstColumn="0" w:lastRowLastColumn="0"/>
            </w:pPr>
            <w:proofErr w:type="spellStart"/>
            <w:r w:rsidRPr="001D2A5B">
              <w:t>EVI_growing_max_date</w:t>
            </w:r>
            <w:proofErr w:type="spellEnd"/>
          </w:p>
        </w:tc>
        <w:tc>
          <w:tcPr>
            <w:tcW w:w="5114" w:type="dxa"/>
          </w:tcPr>
          <w:p w14:paraId="34597174" w14:textId="418D46D5" w:rsidR="00B379AD" w:rsidRDefault="00B379AD" w:rsidP="00B379AD">
            <w:pPr>
              <w:cnfStyle w:val="000000000000" w:firstRow="0" w:lastRow="0" w:firstColumn="0" w:lastColumn="0" w:oddVBand="0" w:evenVBand="0" w:oddHBand="0" w:evenHBand="0" w:firstRowFirstColumn="0" w:firstRowLastColumn="0" w:lastRowFirstColumn="0" w:lastRowLastColumn="0"/>
            </w:pPr>
            <w:r>
              <w:t>Date of growing season maximum values of EVI (NDVI)</w:t>
            </w:r>
            <w:r>
              <w:rPr>
                <w:rStyle w:val="FootnoteReference"/>
              </w:rPr>
              <w:footnoteReference w:id="4"/>
            </w:r>
            <w:r>
              <w:t xml:space="preserve"> </w:t>
            </w:r>
          </w:p>
        </w:tc>
      </w:tr>
      <w:tr w:rsidR="00B379AD" w14:paraId="11380900"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3AC0EB7E" w14:textId="768F6D7F" w:rsidR="00B379AD" w:rsidRPr="00A475E4" w:rsidRDefault="00B379AD" w:rsidP="00B379AD">
            <w:proofErr w:type="spellStart"/>
            <w:r w:rsidRPr="00A475E4">
              <w:t>G_sd</w:t>
            </w:r>
            <w:proofErr w:type="spellEnd"/>
          </w:p>
        </w:tc>
        <w:tc>
          <w:tcPr>
            <w:tcW w:w="2702" w:type="dxa"/>
          </w:tcPr>
          <w:p w14:paraId="16170316" w14:textId="3E32C56D" w:rsidR="00B379AD" w:rsidRDefault="00B379AD" w:rsidP="00B379AD">
            <w:pPr>
              <w:cnfStyle w:val="000000100000" w:firstRow="0" w:lastRow="0" w:firstColumn="0" w:lastColumn="0" w:oddVBand="0" w:evenVBand="0" w:oddHBand="1" w:evenHBand="0" w:firstRowFirstColumn="0" w:firstRowLastColumn="0" w:lastRowFirstColumn="0" w:lastRowLastColumn="0"/>
            </w:pPr>
            <w:proofErr w:type="spellStart"/>
            <w:r>
              <w:t>EVI_growing</w:t>
            </w:r>
            <w:r w:rsidRPr="001D2A5B">
              <w:t>_sd</w:t>
            </w:r>
            <w:proofErr w:type="spellEnd"/>
          </w:p>
        </w:tc>
        <w:tc>
          <w:tcPr>
            <w:tcW w:w="5114" w:type="dxa"/>
          </w:tcPr>
          <w:p w14:paraId="0BDE3352" w14:textId="219D29D4" w:rsidR="00B379AD" w:rsidRDefault="00B379AD" w:rsidP="00B379AD">
            <w:pPr>
              <w:cnfStyle w:val="000000100000" w:firstRow="0" w:lastRow="0" w:firstColumn="0" w:lastColumn="0" w:oddVBand="0" w:evenVBand="0" w:oddHBand="1" w:evenHBand="0" w:firstRowFirstColumn="0" w:firstRowLastColumn="0" w:lastRowFirstColumn="0" w:lastRowLastColumn="0"/>
            </w:pPr>
            <w:r>
              <w:t xml:space="preserve">Growing season standard deviation of EVI (NDVI) </w:t>
            </w:r>
          </w:p>
        </w:tc>
      </w:tr>
      <w:tr w:rsidR="00B379AD" w14:paraId="43690173"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511BDF8F" w14:textId="05AC4038" w:rsidR="00B379AD" w:rsidRPr="00A475E4" w:rsidRDefault="00B379AD" w:rsidP="00B379AD">
            <w:proofErr w:type="spellStart"/>
            <w:r w:rsidRPr="001D2A5B">
              <w:t>G_Qnt</w:t>
            </w:r>
            <w:proofErr w:type="spellEnd"/>
          </w:p>
        </w:tc>
        <w:tc>
          <w:tcPr>
            <w:tcW w:w="2702" w:type="dxa"/>
          </w:tcPr>
          <w:p w14:paraId="355C51CC" w14:textId="106CBE00" w:rsidR="00B379AD" w:rsidRDefault="00B379AD" w:rsidP="00B379AD">
            <w:pPr>
              <w:cnfStyle w:val="000000000000" w:firstRow="0" w:lastRow="0" w:firstColumn="0" w:lastColumn="0" w:oddVBand="0" w:evenVBand="0" w:oddHBand="0" w:evenHBand="0" w:firstRowFirstColumn="0" w:firstRowLastColumn="0" w:lastRowFirstColumn="0" w:lastRowLastColumn="0"/>
            </w:pPr>
            <w:r w:rsidRPr="001D2A5B">
              <w:t>EVI_growing_5th_prct</w:t>
            </w:r>
          </w:p>
        </w:tc>
        <w:tc>
          <w:tcPr>
            <w:tcW w:w="5114" w:type="dxa"/>
          </w:tcPr>
          <w:p w14:paraId="31BABD00" w14:textId="488D1B84" w:rsidR="00B379AD" w:rsidRDefault="00B379AD" w:rsidP="00B379AD">
            <w:pPr>
              <w:cnfStyle w:val="000000000000" w:firstRow="0" w:lastRow="0" w:firstColumn="0" w:lastColumn="0" w:oddVBand="0" w:evenVBand="0" w:oddHBand="0" w:evenHBand="0" w:firstRowFirstColumn="0" w:firstRowLastColumn="0" w:lastRowFirstColumn="0" w:lastRowLastColumn="0"/>
            </w:pPr>
            <w:r>
              <w:t>Annual estimated lower 5</w:t>
            </w:r>
            <w:r w:rsidRPr="00A767B1">
              <w:rPr>
                <w:vertAlign w:val="superscript"/>
              </w:rPr>
              <w:t>th</w:t>
            </w:r>
            <w:r>
              <w:t xml:space="preserve"> percentile values of EVI (NDVI) </w:t>
            </w:r>
          </w:p>
        </w:tc>
      </w:tr>
      <w:tr w:rsidR="00B379AD" w14:paraId="7AF0833E"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5261ED9E" w14:textId="419016DE" w:rsidR="00B379AD" w:rsidRPr="001D2A5B" w:rsidRDefault="00B379AD" w:rsidP="00B379AD">
            <w:proofErr w:type="spellStart"/>
            <w:r w:rsidRPr="001D2A5B">
              <w:t>G_mx_Qnt</w:t>
            </w:r>
            <w:proofErr w:type="spellEnd"/>
          </w:p>
        </w:tc>
        <w:tc>
          <w:tcPr>
            <w:tcW w:w="2702" w:type="dxa"/>
          </w:tcPr>
          <w:p w14:paraId="11E5B752" w14:textId="039C2C5B" w:rsidR="00B379AD" w:rsidRPr="001D2A5B" w:rsidRDefault="00B379AD" w:rsidP="00B379AD">
            <w:pPr>
              <w:cnfStyle w:val="000000100000" w:firstRow="0" w:lastRow="0" w:firstColumn="0" w:lastColumn="0" w:oddVBand="0" w:evenVBand="0" w:oddHBand="1" w:evenHBand="0" w:firstRowFirstColumn="0" w:firstRowLastColumn="0" w:lastRowFirstColumn="0" w:lastRowLastColumn="0"/>
            </w:pPr>
            <w:r w:rsidRPr="001D2A5B">
              <w:t>EVI_growing_max_5th_prct</w:t>
            </w:r>
          </w:p>
        </w:tc>
        <w:tc>
          <w:tcPr>
            <w:tcW w:w="5114" w:type="dxa"/>
          </w:tcPr>
          <w:p w14:paraId="34B66E00" w14:textId="20C223B5" w:rsidR="00B379AD" w:rsidRDefault="00B379AD" w:rsidP="00B379AD">
            <w:pPr>
              <w:cnfStyle w:val="000000100000" w:firstRow="0" w:lastRow="0" w:firstColumn="0" w:lastColumn="0" w:oddVBand="0" w:evenVBand="0" w:oddHBand="1" w:evenHBand="0" w:firstRowFirstColumn="0" w:firstRowLastColumn="0" w:lastRowFirstColumn="0" w:lastRowLastColumn="0"/>
            </w:pPr>
            <w:r>
              <w:t>Growing season estimated lower 5</w:t>
            </w:r>
            <w:r w:rsidRPr="00A767B1">
              <w:rPr>
                <w:vertAlign w:val="superscript"/>
              </w:rPr>
              <w:t>th</w:t>
            </w:r>
            <w:r>
              <w:t xml:space="preserve"> percentile values of the maximum EVI (NDVI) values observed across the historical record</w:t>
            </w:r>
          </w:p>
        </w:tc>
      </w:tr>
      <w:tr w:rsidR="00B379AD" w14:paraId="12FB41C4"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31F439E2" w14:textId="2194EECA" w:rsidR="00B379AD" w:rsidRPr="00A475E4" w:rsidRDefault="00B379AD" w:rsidP="00B379AD">
            <w:proofErr w:type="spellStart"/>
            <w:r w:rsidRPr="00A475E4">
              <w:t>T_G_Qnt</w:t>
            </w:r>
            <w:proofErr w:type="spellEnd"/>
          </w:p>
        </w:tc>
        <w:tc>
          <w:tcPr>
            <w:tcW w:w="2702" w:type="dxa"/>
          </w:tcPr>
          <w:p w14:paraId="015D738A" w14:textId="3345FD56" w:rsidR="00B379AD" w:rsidRDefault="00B379AD" w:rsidP="00B379AD">
            <w:pPr>
              <w:cnfStyle w:val="000000000000" w:firstRow="0" w:lastRow="0" w:firstColumn="0" w:lastColumn="0" w:oddVBand="0" w:evenVBand="0" w:oddHBand="0" w:evenHBand="0" w:firstRowFirstColumn="0" w:firstRowLastColumn="0" w:lastRowFirstColumn="0" w:lastRowLastColumn="0"/>
            </w:pPr>
            <w:r w:rsidRPr="001D2A5B">
              <w:t>EVI_all_growing_5th_prct</w:t>
            </w:r>
          </w:p>
        </w:tc>
        <w:tc>
          <w:tcPr>
            <w:tcW w:w="5114" w:type="dxa"/>
          </w:tcPr>
          <w:p w14:paraId="79261FD7" w14:textId="74601016" w:rsidR="00B379AD" w:rsidRDefault="00B379AD" w:rsidP="00B379AD">
            <w:pPr>
              <w:cnfStyle w:val="000000000000" w:firstRow="0" w:lastRow="0" w:firstColumn="0" w:lastColumn="0" w:oddVBand="0" w:evenVBand="0" w:oddHBand="0" w:evenHBand="0" w:firstRowFirstColumn="0" w:firstRowLastColumn="0" w:lastRowFirstColumn="0" w:lastRowLastColumn="0"/>
            </w:pPr>
            <w:r>
              <w:t>The estimated lower 5</w:t>
            </w:r>
            <w:r w:rsidRPr="00A767B1">
              <w:rPr>
                <w:vertAlign w:val="superscript"/>
              </w:rPr>
              <w:t>th</w:t>
            </w:r>
            <w:r>
              <w:t xml:space="preserve"> percentile values of all growing seasons in the EVI (NDVI) historical record</w:t>
            </w:r>
          </w:p>
        </w:tc>
      </w:tr>
      <w:tr w:rsidR="00B379AD" w14:paraId="05615CAF" w14:textId="77777777" w:rsidTr="00134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1C6DEC4A" w14:textId="222622A7" w:rsidR="00B379AD" w:rsidRPr="00A475E4" w:rsidRDefault="00B379AD" w:rsidP="00B379AD">
            <w:proofErr w:type="spellStart"/>
            <w:r w:rsidRPr="00A475E4">
              <w:t>plant_dates</w:t>
            </w:r>
            <w:proofErr w:type="spellEnd"/>
          </w:p>
        </w:tc>
        <w:tc>
          <w:tcPr>
            <w:tcW w:w="2702" w:type="dxa"/>
          </w:tcPr>
          <w:p w14:paraId="400E9B7D" w14:textId="36F849A6" w:rsidR="00B379AD" w:rsidRDefault="00B379AD" w:rsidP="00B379AD">
            <w:pPr>
              <w:cnfStyle w:val="000000100000" w:firstRow="0" w:lastRow="0" w:firstColumn="0" w:lastColumn="0" w:oddVBand="0" w:evenVBand="0" w:oddHBand="1" w:evenHBand="0" w:firstRowFirstColumn="0" w:firstRowLastColumn="0" w:lastRowFirstColumn="0" w:lastRowLastColumn="0"/>
            </w:pPr>
            <w:proofErr w:type="spellStart"/>
            <w:r w:rsidRPr="001D2A5B">
              <w:t>plant_dates</w:t>
            </w:r>
            <w:proofErr w:type="spellEnd"/>
          </w:p>
        </w:tc>
        <w:tc>
          <w:tcPr>
            <w:tcW w:w="5114" w:type="dxa"/>
          </w:tcPr>
          <w:p w14:paraId="0B6FF244" w14:textId="5B90E2FD" w:rsidR="00B379AD" w:rsidRDefault="00B379AD" w:rsidP="00B379AD">
            <w:pPr>
              <w:cnfStyle w:val="000000100000" w:firstRow="0" w:lastRow="0" w:firstColumn="0" w:lastColumn="0" w:oddVBand="0" w:evenVBand="0" w:oddHBand="1" w:evenHBand="0" w:firstRowFirstColumn="0" w:firstRowLastColumn="0" w:lastRowFirstColumn="0" w:lastRowLastColumn="0"/>
            </w:pPr>
            <w:r>
              <w:t>Date of estimated planting date based on global minimum within 30 days of predefined plant date</w:t>
            </w:r>
          </w:p>
        </w:tc>
      </w:tr>
      <w:tr w:rsidR="00B379AD" w14:paraId="2B875274" w14:textId="77777777" w:rsidTr="00134FB5">
        <w:tc>
          <w:tcPr>
            <w:cnfStyle w:val="001000000000" w:firstRow="0" w:lastRow="0" w:firstColumn="1" w:lastColumn="0" w:oddVBand="0" w:evenVBand="0" w:oddHBand="0" w:evenHBand="0" w:firstRowFirstColumn="0" w:firstRowLastColumn="0" w:lastRowFirstColumn="0" w:lastRowLastColumn="0"/>
            <w:tcW w:w="1539" w:type="dxa"/>
          </w:tcPr>
          <w:p w14:paraId="214BA29A" w14:textId="0757B211" w:rsidR="00B379AD" w:rsidRPr="00A475E4" w:rsidRDefault="00B379AD" w:rsidP="00B379AD">
            <w:proofErr w:type="spellStart"/>
            <w:r w:rsidRPr="00A475E4">
              <w:t>harvest_dates</w:t>
            </w:r>
            <w:proofErr w:type="spellEnd"/>
          </w:p>
        </w:tc>
        <w:tc>
          <w:tcPr>
            <w:tcW w:w="2702" w:type="dxa"/>
          </w:tcPr>
          <w:p w14:paraId="6DA9B905" w14:textId="0EA4D156" w:rsidR="00B379AD" w:rsidRDefault="00B379AD" w:rsidP="00B379AD">
            <w:pPr>
              <w:cnfStyle w:val="000000000000" w:firstRow="0" w:lastRow="0" w:firstColumn="0" w:lastColumn="0" w:oddVBand="0" w:evenVBand="0" w:oddHBand="0" w:evenHBand="0" w:firstRowFirstColumn="0" w:firstRowLastColumn="0" w:lastRowFirstColumn="0" w:lastRowLastColumn="0"/>
            </w:pPr>
            <w:proofErr w:type="spellStart"/>
            <w:r w:rsidRPr="001D2A5B">
              <w:t>harvest_dates</w:t>
            </w:r>
            <w:proofErr w:type="spellEnd"/>
          </w:p>
        </w:tc>
        <w:tc>
          <w:tcPr>
            <w:tcW w:w="5114" w:type="dxa"/>
          </w:tcPr>
          <w:p w14:paraId="232BF52C" w14:textId="3761511E" w:rsidR="00B379AD" w:rsidRDefault="00B379AD" w:rsidP="00B379AD">
            <w:pPr>
              <w:cnfStyle w:val="000000000000" w:firstRow="0" w:lastRow="0" w:firstColumn="0" w:lastColumn="0" w:oddVBand="0" w:evenVBand="0" w:oddHBand="0" w:evenHBand="0" w:firstRowFirstColumn="0" w:firstRowLastColumn="0" w:lastRowFirstColumn="0" w:lastRowLastColumn="0"/>
            </w:pPr>
            <w:r>
              <w:t>Date of estimated harvest date based on global minimum within 30 days of predefined harvest date</w:t>
            </w:r>
          </w:p>
        </w:tc>
      </w:tr>
    </w:tbl>
    <w:p w14:paraId="77AB50FE" w14:textId="77777777" w:rsidR="004A540E" w:rsidRDefault="004A540E" w:rsidP="00015D32"/>
    <w:p w14:paraId="2373A85F" w14:textId="77777777" w:rsidR="00015D32" w:rsidRDefault="00015D32" w:rsidP="00015D32">
      <w:pPr>
        <w:pStyle w:val="Heading3"/>
      </w:pPr>
      <w:r>
        <w:t>Integration Methods</w:t>
      </w:r>
    </w:p>
    <w:p w14:paraId="270F0627" w14:textId="77777777" w:rsidR="007B46BF" w:rsidRDefault="007B46BF" w:rsidP="008D67BE">
      <w:r>
        <w:t>Another set of information can be extracted by integrating across a period of interest. As before</w:t>
      </w:r>
      <w:r w:rsidR="00391DCC">
        <w:t>,</w:t>
      </w:r>
      <w:r>
        <w:t xml:space="preserve"> the period of interest may</w:t>
      </w:r>
      <w:r w:rsidR="00391DCC">
        <w:t xml:space="preserve"> be the whole year </w:t>
      </w:r>
      <w:r>
        <w:t>or a</w:t>
      </w:r>
      <w:r w:rsidR="00002AAF">
        <w:t xml:space="preserve"> particular</w:t>
      </w:r>
      <w:r>
        <w:t xml:space="preserve"> growing season. </w:t>
      </w:r>
      <w:r w:rsidR="00D86A38">
        <w:t>One metric of interest is the length of the growing season. Unusually short growing season</w:t>
      </w:r>
      <w:r w:rsidR="00391DCC">
        <w:t>s</w:t>
      </w:r>
      <w:r w:rsidR="00D86A38">
        <w:t xml:space="preserve"> are often an indication of a delayed planting date (often due to late onset of a rainy season) or early harvesting (often undertaken to avoid addition damage from weather/pest/disease). </w:t>
      </w:r>
    </w:p>
    <w:p w14:paraId="066BD525" w14:textId="117ACD6D" w:rsidR="00737131" w:rsidRDefault="00D86A38" w:rsidP="00737131">
      <w:r>
        <w:t xml:space="preserve">Another temporal integration method is area under the </w:t>
      </w:r>
      <w:r w:rsidR="004B126C">
        <w:t>curve (AUC)</w:t>
      </w:r>
      <w:r w:rsidR="00E02CCC">
        <w:t xml:space="preserve"> estimates</w:t>
      </w:r>
      <w:r w:rsidR="0057548D">
        <w:rPr>
          <w:rStyle w:val="FootnoteReference"/>
        </w:rPr>
        <w:footnoteReference w:id="5"/>
      </w:r>
      <w:r w:rsidR="004B126C">
        <w:t xml:space="preserve">. This method can be applied across a variety of time periods of interest. Of particular interest is the AUC for both the increasing and decreasing portions of the vegetation index curve for a particular growing season. We can see in </w:t>
      </w:r>
      <w:r w:rsidR="004B126C">
        <w:fldChar w:fldCharType="begin"/>
      </w:r>
      <w:r w:rsidR="004B126C">
        <w:instrText xml:space="preserve"> REF _Ref453573654 \h </w:instrText>
      </w:r>
      <w:r w:rsidR="004B126C">
        <w:fldChar w:fldCharType="separate"/>
      </w:r>
      <w:r w:rsidR="004B126C">
        <w:t xml:space="preserve">Figure </w:t>
      </w:r>
      <w:r w:rsidR="004B126C">
        <w:rPr>
          <w:noProof/>
        </w:rPr>
        <w:t>3</w:t>
      </w:r>
      <w:r w:rsidR="004B126C">
        <w:fldChar w:fldCharType="end"/>
      </w:r>
      <w:r w:rsidR="004B126C">
        <w:t xml:space="preserve"> that the increasing portion of the curve </w:t>
      </w:r>
      <w:r w:rsidR="001865BF">
        <w:t xml:space="preserve">roughly </w:t>
      </w:r>
      <w:r w:rsidR="004B126C">
        <w:t xml:space="preserve">corresponds to the periods </w:t>
      </w:r>
      <w:r w:rsidR="001865BF">
        <w:t>of</w:t>
      </w:r>
      <w:r w:rsidR="00187662">
        <w:t xml:space="preserve"> plant</w:t>
      </w:r>
      <w:r w:rsidR="001865BF">
        <w:t xml:space="preserve"> establishment to flowering, whi</w:t>
      </w:r>
      <w:r w:rsidR="00187662">
        <w:t xml:space="preserve">le the declining portion </w:t>
      </w:r>
      <w:r w:rsidR="001865BF">
        <w:t xml:space="preserve">corresponds to the yield formation and ripening of the grain </w:t>
      </w:r>
      <w:r w:rsidR="001865BF">
        <w:fldChar w:fldCharType="begin" w:fldLock="1"/>
      </w:r>
      <w:r w:rsidR="00B44C40">
        <w:instrText>ADDIN CSL_CITATION { "citationItems" : [ { "id" : "ITEM-1", "itemData" : { "URL" : "http://www.fao.org/nr/water/cropinfo_wheat.html", "author" : [ { "dropping-particle" : "", "family" : "FAO", "given" : "", "non-dropping-particle" : "", "parse-names" : false, "suffix" : "" } ], "id" : "ITEM-1", "issued" : { "date-parts" : [ [ "2013" ] ] }, "title" : "Crop Water Information: Wheat", "type" : "webpage" }, "uris" : [ "http://www.mendeley.com/documents/?uuid=4ec98630-e6ab-4432-848d-d80e1f5de561" ] } ], "mendeley" : { "formattedCitation" : "[7]", "plainTextFormattedCitation" : "[7]", "previouslyFormattedCitation" : "[7]" }, "properties" : { "noteIndex" : 0 }, "schema" : "https://github.com/citation-style-language/schema/raw/master/csl-citation.json" }</w:instrText>
      </w:r>
      <w:r w:rsidR="001865BF">
        <w:fldChar w:fldCharType="separate"/>
      </w:r>
      <w:r w:rsidR="001865BF" w:rsidRPr="001865BF">
        <w:rPr>
          <w:noProof/>
        </w:rPr>
        <w:t>[7]</w:t>
      </w:r>
      <w:r w:rsidR="001865BF">
        <w:fldChar w:fldCharType="end"/>
      </w:r>
      <w:r w:rsidR="00187662">
        <w:t xml:space="preserve">. </w:t>
      </w:r>
      <w:r w:rsidR="00002AAF">
        <w:t>We can also see that lo</w:t>
      </w:r>
      <w:r w:rsidR="00B379AD">
        <w:t xml:space="preserve">w values for </w:t>
      </w:r>
      <w:r w:rsidR="0057548D">
        <w:t>decreasing</w:t>
      </w:r>
      <w:r w:rsidR="00B379AD">
        <w:t xml:space="preserve"> or </w:t>
      </w:r>
      <w:r w:rsidR="0057548D">
        <w:t>increasing</w:t>
      </w:r>
      <w:r w:rsidR="00002AAF">
        <w:t xml:space="preserve"> AUC portions of the curve likely correspond to poor plant health (year 2011 in </w:t>
      </w:r>
      <w:r w:rsidR="00002AAF">
        <w:fldChar w:fldCharType="begin"/>
      </w:r>
      <w:r w:rsidR="00002AAF">
        <w:instrText xml:space="preserve"> REF _Ref454181489 \h </w:instrText>
      </w:r>
      <w:r w:rsidR="00002AAF">
        <w:fldChar w:fldCharType="separate"/>
      </w:r>
      <w:r w:rsidR="00002AAF">
        <w:t xml:space="preserve">Figure </w:t>
      </w:r>
      <w:r w:rsidR="00002AAF">
        <w:rPr>
          <w:noProof/>
        </w:rPr>
        <w:t>2</w:t>
      </w:r>
      <w:r w:rsidR="00002AAF">
        <w:fldChar w:fldCharType="end"/>
      </w:r>
      <w:r w:rsidR="00002AAF">
        <w:t xml:space="preserve">). </w:t>
      </w:r>
      <w:r w:rsidR="00A01571">
        <w:t>Due to its importance</w:t>
      </w:r>
      <w:r w:rsidR="00002AAF">
        <w:t>,</w:t>
      </w:r>
      <w:r w:rsidR="00187662">
        <w:t xml:space="preserve"> we develop two methods of estimating the AUC, one using splines and the other using the traditional trapezoidal method. </w:t>
      </w:r>
      <w:commentRangeStart w:id="21"/>
      <w:commentRangeStart w:id="22"/>
      <w:r w:rsidR="00A01571">
        <w:t>Initial tests indicate that the trapezoidal method is more closely correlated with wheat yields</w:t>
      </w:r>
      <w:ins w:id="23" w:author="Michael Mann" w:date="2016-07-06T11:16:00Z">
        <w:r w:rsidR="003178BB">
          <w:t xml:space="preserve"> likely due to the fact that day to day variation is not removed through smoothing</w:t>
        </w:r>
      </w:ins>
      <w:r w:rsidR="00A01571">
        <w:t xml:space="preserve">. </w:t>
      </w:r>
      <w:commentRangeEnd w:id="21"/>
      <w:r w:rsidR="00FB75E9">
        <w:rPr>
          <w:rStyle w:val="CommentReference"/>
        </w:rPr>
        <w:commentReference w:id="21"/>
      </w:r>
      <w:commentRangeEnd w:id="22"/>
      <w:r w:rsidR="00FB75E9">
        <w:rPr>
          <w:rStyle w:val="CommentReference"/>
        </w:rPr>
        <w:commentReference w:id="22"/>
      </w:r>
    </w:p>
    <w:bookmarkStart w:id="24" w:name="_Ref453573654"/>
    <w:p w14:paraId="71DCB126" w14:textId="68A46570" w:rsidR="005B62ED" w:rsidRDefault="0030169C" w:rsidP="00A01571">
      <w:pPr>
        <w:pStyle w:val="Caption"/>
      </w:pPr>
      <w:r w:rsidRPr="004B126C">
        <w:rPr>
          <w:noProof/>
        </w:rPr>
        <mc:AlternateContent>
          <mc:Choice Requires="wpg">
            <w:drawing>
              <wp:anchor distT="0" distB="0" distL="114300" distR="114300" simplePos="0" relativeHeight="251665408" behindDoc="0" locked="0" layoutInCell="1" allowOverlap="1" wp14:anchorId="0A43B21A" wp14:editId="62144551">
                <wp:simplePos x="0" y="0"/>
                <wp:positionH relativeFrom="column">
                  <wp:posOffset>108585</wp:posOffset>
                </wp:positionH>
                <wp:positionV relativeFrom="paragraph">
                  <wp:posOffset>335280</wp:posOffset>
                </wp:positionV>
                <wp:extent cx="5598160" cy="3200400"/>
                <wp:effectExtent l="0" t="0" r="2540" b="0"/>
                <wp:wrapTopAndBottom/>
                <wp:docPr id="2" name="Group 39"/>
                <wp:cNvGraphicFramePr/>
                <a:graphic xmlns:a="http://schemas.openxmlformats.org/drawingml/2006/main">
                  <a:graphicData uri="http://schemas.microsoft.com/office/word/2010/wordprocessingGroup">
                    <wpg:wgp>
                      <wpg:cNvGrpSpPr/>
                      <wpg:grpSpPr>
                        <a:xfrm>
                          <a:off x="0" y="0"/>
                          <a:ext cx="5598160" cy="3200400"/>
                          <a:chOff x="0" y="0"/>
                          <a:chExt cx="5598239" cy="3200400"/>
                        </a:xfrm>
                      </wpg:grpSpPr>
                      <wpg:grpSp>
                        <wpg:cNvPr id="3" name="Group 3"/>
                        <wpg:cNvGrpSpPr/>
                        <wpg:grpSpPr>
                          <a:xfrm>
                            <a:off x="0" y="0"/>
                            <a:ext cx="5598239" cy="3181605"/>
                            <a:chOff x="0" y="0"/>
                            <a:chExt cx="4295775" cy="2688174"/>
                          </a:xfrm>
                        </wpg:grpSpPr>
                        <pic:pic xmlns:pic="http://schemas.openxmlformats.org/drawingml/2006/picture">
                          <pic:nvPicPr>
                            <pic:cNvPr id="4" name="Picture 4"/>
                            <pic:cNvPicPr/>
                          </pic:nvPicPr>
                          <pic:blipFill>
                            <a:blip r:embed="rId11"/>
                            <a:stretch>
                              <a:fillRect/>
                            </a:stretch>
                          </pic:blipFill>
                          <pic:spPr>
                            <a:xfrm>
                              <a:off x="0" y="0"/>
                              <a:ext cx="4295775" cy="1562100"/>
                            </a:xfrm>
                            <a:prstGeom prst="rect">
                              <a:avLst/>
                            </a:prstGeom>
                          </pic:spPr>
                        </pic:pic>
                        <pic:pic xmlns:pic="http://schemas.openxmlformats.org/drawingml/2006/picture">
                          <pic:nvPicPr>
                            <pic:cNvPr id="8" name="Picture 8"/>
                            <pic:cNvPicPr/>
                          </pic:nvPicPr>
                          <pic:blipFill rotWithShape="1">
                            <a:blip r:embed="rId12"/>
                            <a:srcRect l="15697"/>
                            <a:stretch/>
                          </pic:blipFill>
                          <pic:spPr>
                            <a:xfrm>
                              <a:off x="2888287" y="1545174"/>
                              <a:ext cx="1349016" cy="1143000"/>
                            </a:xfrm>
                            <a:prstGeom prst="rect">
                              <a:avLst/>
                            </a:prstGeom>
                          </pic:spPr>
                        </pic:pic>
                        <pic:pic xmlns:pic="http://schemas.openxmlformats.org/drawingml/2006/picture">
                          <pic:nvPicPr>
                            <pic:cNvPr id="10" name="Picture 10"/>
                            <pic:cNvPicPr/>
                          </pic:nvPicPr>
                          <pic:blipFill>
                            <a:blip r:embed="rId12"/>
                            <a:stretch>
                              <a:fillRect/>
                            </a:stretch>
                          </pic:blipFill>
                          <pic:spPr>
                            <a:xfrm>
                              <a:off x="25009" y="1542245"/>
                              <a:ext cx="1756487" cy="1143000"/>
                            </a:xfrm>
                            <a:prstGeom prst="rect">
                              <a:avLst/>
                            </a:prstGeom>
                          </pic:spPr>
                        </pic:pic>
                      </wpg:grpSp>
                      <pic:pic xmlns:pic="http://schemas.openxmlformats.org/drawingml/2006/picture">
                        <pic:nvPicPr>
                          <pic:cNvPr id="1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69239" y="1994961"/>
                            <a:ext cx="1442222" cy="120543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anchor>
            </w:drawing>
          </mc:Choice>
          <mc:Fallback>
            <w:pict>
              <v:group w14:anchorId="7A51B263" id="Group 39" o:spid="_x0000_s1026" style="position:absolute;margin-left:8.55pt;margin-top:26.4pt;width:440.8pt;height:252pt;z-index:251665408" coordsize="5598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">
                <v:group id="Group 3" o:spid="_x0000_s1027" style="position:absolute;width:55982;height:31816" coordsize="42957,2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295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">
                    <v:imagedata r:id="rId14" o:title=""/>
                  </v:shape>
                  <v:shape id="Picture 8" o:spid="_x0000_s1029" type="#_x0000_t75" style="position:absolute;left:28882;top:15451;width:13491;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">
                    <v:imagedata r:id="rId15" o:title="" cropleft="10287f"/>
                  </v:shape>
                  <v:shape id="Picture 10" o:spid="_x0000_s1030" type="#_x0000_t75" style="position:absolute;left:250;top:15422;width:17564;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">
                    <v:imagedata r:id="rId15" o:title=""/>
                  </v:shape>
                </v:group>
                <v:shape id="Picture 11" o:spid="_x0000_s1031" type="#_x0000_t75" style="position:absolute;left:21692;top:19949;width:14422;height:1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" fillcolor="#5b9bd5 [3204]" strokecolor="black [3213]">
                  <v:imagedata r:id="rId16" o:title=""/>
                </v:shape>
                <w10:wrap type="topAndBottom"/>
              </v:group>
            </w:pict>
          </mc:Fallback>
        </mc:AlternateContent>
      </w:r>
    </w:p>
    <w:p w14:paraId="3A84EE4C" w14:textId="77777777" w:rsidR="0030169C" w:rsidRPr="0030169C" w:rsidRDefault="0030169C" w:rsidP="00F147F9">
      <w:pPr>
        <w:pStyle w:val="Caption"/>
        <w:jc w:val="center"/>
        <w:rPr>
          <w:sz w:val="2"/>
          <w:szCs w:val="2"/>
        </w:rPr>
      </w:pPr>
    </w:p>
    <w:p w14:paraId="18B6BE3E" w14:textId="77777777" w:rsidR="00A01571" w:rsidRPr="00A01571" w:rsidRDefault="00A01571" w:rsidP="00F147F9">
      <w:pPr>
        <w:pStyle w:val="Caption"/>
        <w:jc w:val="center"/>
      </w:pPr>
      <w:bookmarkStart w:id="25" w:name="_Ref454181489"/>
      <w:r>
        <w:t xml:space="preserve">Figure </w:t>
      </w:r>
      <w:r w:rsidR="00043540">
        <w:fldChar w:fldCharType="begin"/>
      </w:r>
      <w:r w:rsidR="00043540">
        <w:instrText xml:space="preserve"> SEQ Figure \* ARABIC </w:instrText>
      </w:r>
      <w:r w:rsidR="00043540">
        <w:fldChar w:fldCharType="separate"/>
      </w:r>
      <w:r w:rsidR="00B66DE1">
        <w:rPr>
          <w:noProof/>
        </w:rPr>
        <w:t>2</w:t>
      </w:r>
      <w:r w:rsidR="00043540">
        <w:rPr>
          <w:noProof/>
        </w:rPr>
        <w:fldChar w:fldCharType="end"/>
      </w:r>
      <w:bookmarkEnd w:id="24"/>
      <w:bookmarkEnd w:id="25"/>
      <w:r>
        <w:t>: Area under the curve and wheat yields</w:t>
      </w:r>
    </w:p>
    <w:p w14:paraId="35AD01D4" w14:textId="67157F42" w:rsidR="005B62ED" w:rsidRDefault="005B62ED" w:rsidP="005B62ED">
      <w:pPr>
        <w:pStyle w:val="NoSpacing"/>
        <w:jc w:val="center"/>
        <w:rPr>
          <w:rStyle w:val="SubtleEmphasis"/>
          <w:iCs w:val="0"/>
          <w:color w:val="auto"/>
          <w:sz w:val="18"/>
        </w:rPr>
      </w:pPr>
      <w:r>
        <w:tab/>
      </w:r>
      <w:r w:rsidR="00283F9E">
        <w:rPr>
          <w:rStyle w:val="SubtleEmphasis"/>
          <w:iCs w:val="0"/>
          <w:color w:val="auto"/>
          <w:sz w:val="18"/>
        </w:rPr>
        <w:t xml:space="preserve">Upper Panel: Illustration of area under the curve for three growing seasons (2010-2012), with estimated planting dates (vertical red dash), and labels for the ‘increasing’ and ‘decreasing’ portions of the EVI curve. Lower Panel: </w:t>
      </w:r>
      <w:r w:rsidR="00DC79B7">
        <w:rPr>
          <w:rStyle w:val="SubtleEmphasis"/>
          <w:iCs w:val="0"/>
          <w:color w:val="auto"/>
          <w:sz w:val="18"/>
        </w:rPr>
        <w:t>Illustration of simulated plant growth corresponding to observed EVI curves where 2011 experiences a significant shock, thereby lowering yields.</w:t>
      </w:r>
    </w:p>
    <w:p w14:paraId="3EBFFCFD" w14:textId="665952F8" w:rsidR="007D3175" w:rsidRDefault="007D3175" w:rsidP="005B62ED">
      <w:pPr>
        <w:pStyle w:val="NoSpacing"/>
        <w:jc w:val="center"/>
        <w:rPr>
          <w:rStyle w:val="SubtleEmphasis"/>
          <w:iCs w:val="0"/>
          <w:color w:val="auto"/>
          <w:sz w:val="18"/>
        </w:rPr>
      </w:pPr>
    </w:p>
    <w:p w14:paraId="654B4311" w14:textId="77777777" w:rsidR="007D3175" w:rsidRDefault="007D3175" w:rsidP="00921F7E">
      <w:pPr>
        <w:pStyle w:val="NoSpacing"/>
        <w:rPr>
          <w:rStyle w:val="SubtleEmphasis"/>
          <w:iCs w:val="0"/>
          <w:color w:val="auto"/>
          <w:sz w:val="18"/>
        </w:rPr>
      </w:pPr>
    </w:p>
    <w:p w14:paraId="037EE402" w14:textId="77777777" w:rsidR="0057548D" w:rsidRPr="000A52BD" w:rsidRDefault="0057548D" w:rsidP="005B62ED">
      <w:pPr>
        <w:pStyle w:val="NoSpacing"/>
        <w:jc w:val="center"/>
        <w:rPr>
          <w:rStyle w:val="SubtleEmphasis"/>
          <w:iCs w:val="0"/>
          <w:color w:val="auto"/>
          <w:sz w:val="18"/>
        </w:rPr>
      </w:pPr>
    </w:p>
    <w:tbl>
      <w:tblPr>
        <w:tblStyle w:val="GridTable4-Accent3"/>
        <w:tblW w:w="9355" w:type="dxa"/>
        <w:tblLook w:val="04A0" w:firstRow="1" w:lastRow="0" w:firstColumn="1" w:lastColumn="0" w:noHBand="0" w:noVBand="1"/>
      </w:tblPr>
      <w:tblGrid>
        <w:gridCol w:w="1807"/>
        <w:gridCol w:w="2764"/>
        <w:gridCol w:w="4694"/>
        <w:gridCol w:w="90"/>
      </w:tblGrid>
      <w:tr w:rsidR="0002580E" w:rsidRPr="004A540E" w14:paraId="04B0A825" w14:textId="77777777" w:rsidTr="00C55DB5">
        <w:trPr>
          <w:gridAfter w:val="1"/>
          <w:cnfStyle w:val="100000000000" w:firstRow="1" w:lastRow="0" w:firstColumn="0" w:lastColumn="0" w:oddVBand="0" w:evenVBand="0" w:oddHBand="0" w:evenHBand="0" w:firstRowFirstColumn="0" w:firstRowLastColumn="0" w:lastRowFirstColumn="0" w:lastRowLastColumn="0"/>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76007DE9" w14:textId="77777777" w:rsidR="0002580E" w:rsidRPr="004A540E" w:rsidRDefault="0002580E" w:rsidP="00FB75E9">
            <w:pPr>
              <w:rPr>
                <w:color w:val="auto"/>
              </w:rPr>
            </w:pPr>
            <w:r w:rsidRPr="004A540E">
              <w:rPr>
                <w:color w:val="auto"/>
              </w:rPr>
              <w:t>Name</w:t>
            </w:r>
            <w:r>
              <w:rPr>
                <w:color w:val="auto"/>
              </w:rPr>
              <w:t xml:space="preserve"> 1</w:t>
            </w:r>
          </w:p>
        </w:tc>
        <w:tc>
          <w:tcPr>
            <w:tcW w:w="2764" w:type="dxa"/>
          </w:tcPr>
          <w:p w14:paraId="0BEB3907" w14:textId="77777777" w:rsidR="0002580E" w:rsidRPr="00A475E4" w:rsidRDefault="0002580E" w:rsidP="00FB75E9">
            <w:pPr>
              <w:cnfStyle w:val="100000000000" w:firstRow="1" w:lastRow="0" w:firstColumn="0" w:lastColumn="0" w:oddVBand="0" w:evenVBand="0" w:oddHBand="0" w:evenHBand="0" w:firstRowFirstColumn="0" w:firstRowLastColumn="0" w:lastRowFirstColumn="0" w:lastRowLastColumn="0"/>
              <w:rPr>
                <w:color w:val="auto"/>
              </w:rPr>
            </w:pPr>
            <w:r w:rsidRPr="00A475E4">
              <w:rPr>
                <w:color w:val="auto"/>
              </w:rPr>
              <w:t>Name 2</w:t>
            </w:r>
          </w:p>
        </w:tc>
        <w:tc>
          <w:tcPr>
            <w:tcW w:w="4694" w:type="dxa"/>
          </w:tcPr>
          <w:p w14:paraId="59F76BE0" w14:textId="77777777" w:rsidR="0002580E" w:rsidRPr="004A540E" w:rsidRDefault="0002580E" w:rsidP="00FB75E9">
            <w:pPr>
              <w:cnfStyle w:val="100000000000" w:firstRow="1" w:lastRow="0" w:firstColumn="0" w:lastColumn="0" w:oddVBand="0" w:evenVBand="0" w:oddHBand="0" w:evenHBand="0" w:firstRowFirstColumn="0" w:firstRowLastColumn="0" w:lastRowFirstColumn="0" w:lastRowLastColumn="0"/>
              <w:rPr>
                <w:color w:val="auto"/>
              </w:rPr>
            </w:pPr>
            <w:r w:rsidRPr="004A540E">
              <w:rPr>
                <w:color w:val="auto"/>
              </w:rPr>
              <w:t>Description</w:t>
            </w:r>
          </w:p>
        </w:tc>
      </w:tr>
      <w:tr w:rsidR="0002580E" w14:paraId="2260E933" w14:textId="77777777" w:rsidTr="00C55DB5">
        <w:trPr>
          <w:gridAfter w:val="1"/>
          <w:cnfStyle w:val="000000100000" w:firstRow="0" w:lastRow="0" w:firstColumn="0" w:lastColumn="0" w:oddVBand="0" w:evenVBand="0" w:oddHBand="1" w:evenHBand="0" w:firstRowFirstColumn="0" w:firstRowLastColumn="0" w:lastRowFirstColumn="0" w:lastRowLastColumn="0"/>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082F33F7" w14:textId="6A57CF4F" w:rsidR="0002580E" w:rsidRDefault="0002580E" w:rsidP="00FB75E9">
            <w:r w:rsidRPr="00A475E4">
              <w:t>A_AUC</w:t>
            </w:r>
          </w:p>
        </w:tc>
        <w:tc>
          <w:tcPr>
            <w:tcW w:w="2764" w:type="dxa"/>
          </w:tcPr>
          <w:p w14:paraId="15E937C4" w14:textId="55FC5F4F" w:rsidR="0002580E" w:rsidRDefault="0002580E" w:rsidP="00FB75E9">
            <w:pPr>
              <w:cnfStyle w:val="000000100000" w:firstRow="0" w:lastRow="0" w:firstColumn="0" w:lastColumn="0" w:oddVBand="0" w:evenVBand="0" w:oddHBand="1" w:evenHBand="0" w:firstRowFirstColumn="0" w:firstRowLastColumn="0" w:lastRowFirstColumn="0" w:lastRowLastColumn="0"/>
            </w:pPr>
            <w:proofErr w:type="spellStart"/>
            <w:r w:rsidRPr="001D2A5B">
              <w:t>EVI_annual_AUC</w:t>
            </w:r>
            <w:proofErr w:type="spellEnd"/>
          </w:p>
        </w:tc>
        <w:tc>
          <w:tcPr>
            <w:tcW w:w="4694" w:type="dxa"/>
          </w:tcPr>
          <w:p w14:paraId="2F0D140D" w14:textId="3091BD27" w:rsidR="0002580E" w:rsidRDefault="0002580E" w:rsidP="00FB75E9">
            <w:pPr>
              <w:cnfStyle w:val="000000100000" w:firstRow="0" w:lastRow="0" w:firstColumn="0" w:lastColumn="0" w:oddVBand="0" w:evenVBand="0" w:oddHBand="1" w:evenHBand="0" w:firstRowFirstColumn="0" w:firstRowLastColumn="0" w:lastRowFirstColumn="0" w:lastRowLastColumn="0"/>
            </w:pPr>
            <w:r>
              <w:t>Annual area under the curve of EVI (NDVI)</w:t>
            </w:r>
          </w:p>
        </w:tc>
      </w:tr>
      <w:tr w:rsidR="0002580E" w14:paraId="5E6F6924" w14:textId="77777777" w:rsidTr="00C55DB5">
        <w:trPr>
          <w:gridAfter w:val="1"/>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7ADF113B" w14:textId="74420677" w:rsidR="0002580E" w:rsidRDefault="0002580E" w:rsidP="0002580E">
            <w:proofErr w:type="spellStart"/>
            <w:r w:rsidRPr="00A475E4">
              <w:t>A_AUC_Qnt</w:t>
            </w:r>
            <w:proofErr w:type="spellEnd"/>
          </w:p>
        </w:tc>
        <w:tc>
          <w:tcPr>
            <w:tcW w:w="2764" w:type="dxa"/>
          </w:tcPr>
          <w:p w14:paraId="5AA4FE1E" w14:textId="23263F2C" w:rsidR="0002580E" w:rsidRDefault="0002580E" w:rsidP="0002580E">
            <w:pPr>
              <w:cnfStyle w:val="000000000000" w:firstRow="0" w:lastRow="0" w:firstColumn="0" w:lastColumn="0" w:oddVBand="0" w:evenVBand="0" w:oddHBand="0" w:evenHBand="0" w:firstRowFirstColumn="0" w:firstRowLastColumn="0" w:lastRowFirstColumn="0" w:lastRowLastColumn="0"/>
            </w:pPr>
            <w:r w:rsidRPr="001D2A5B">
              <w:t>EVI_annual_AUC_5th_prct</w:t>
            </w:r>
          </w:p>
        </w:tc>
        <w:tc>
          <w:tcPr>
            <w:tcW w:w="4694" w:type="dxa"/>
          </w:tcPr>
          <w:p w14:paraId="06B59E24" w14:textId="6EA66A93" w:rsidR="0002580E" w:rsidRDefault="0002580E" w:rsidP="0002580E">
            <w:pPr>
              <w:cnfStyle w:val="000000000000" w:firstRow="0" w:lastRow="0" w:firstColumn="0" w:lastColumn="0" w:oddVBand="0" w:evenVBand="0" w:oddHBand="0" w:evenHBand="0" w:firstRowFirstColumn="0" w:firstRowLastColumn="0" w:lastRowFirstColumn="0" w:lastRowLastColumn="0"/>
            </w:pPr>
            <w:r>
              <w:t>Estimated lower 5</w:t>
            </w:r>
            <w:r w:rsidRPr="00A767B1">
              <w:rPr>
                <w:vertAlign w:val="superscript"/>
              </w:rPr>
              <w:t>th</w:t>
            </w:r>
            <w:r>
              <w:t xml:space="preserve"> percentile of annual area under the curve values for EVI (NDVI) </w:t>
            </w:r>
          </w:p>
        </w:tc>
      </w:tr>
      <w:tr w:rsidR="0002580E" w14:paraId="36710D8D" w14:textId="77777777" w:rsidTr="00C55DB5">
        <w:trPr>
          <w:gridAfter w:val="1"/>
          <w:cnfStyle w:val="000000100000" w:firstRow="0" w:lastRow="0" w:firstColumn="0" w:lastColumn="0" w:oddVBand="0" w:evenVBand="0" w:oddHBand="1" w:evenHBand="0" w:firstRowFirstColumn="0" w:firstRowLastColumn="0" w:lastRowFirstColumn="0" w:lastRowLastColumn="0"/>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73217BAB" w14:textId="24281CCA" w:rsidR="0002580E" w:rsidRDefault="0002580E" w:rsidP="0002580E">
            <w:r w:rsidRPr="00A475E4">
              <w:t>G_AUC</w:t>
            </w:r>
          </w:p>
        </w:tc>
        <w:tc>
          <w:tcPr>
            <w:tcW w:w="2764" w:type="dxa"/>
          </w:tcPr>
          <w:p w14:paraId="66924282" w14:textId="13CBB8DD" w:rsidR="0002580E" w:rsidRDefault="0002580E" w:rsidP="0002580E">
            <w:pPr>
              <w:cnfStyle w:val="000000100000" w:firstRow="0" w:lastRow="0" w:firstColumn="0" w:lastColumn="0" w:oddVBand="0" w:evenVBand="0" w:oddHBand="1" w:evenHBand="0" w:firstRowFirstColumn="0" w:firstRowLastColumn="0" w:lastRowFirstColumn="0" w:lastRowLastColumn="0"/>
            </w:pPr>
            <w:proofErr w:type="spellStart"/>
            <w:r w:rsidRPr="001D2A5B">
              <w:t>EVI_growing_AUC</w:t>
            </w:r>
            <w:proofErr w:type="spellEnd"/>
          </w:p>
        </w:tc>
        <w:tc>
          <w:tcPr>
            <w:tcW w:w="4694" w:type="dxa"/>
          </w:tcPr>
          <w:p w14:paraId="140E6AF1" w14:textId="01BAEE04" w:rsidR="0002580E" w:rsidRDefault="0002580E" w:rsidP="0002580E">
            <w:pPr>
              <w:cnfStyle w:val="000000100000" w:firstRow="0" w:lastRow="0" w:firstColumn="0" w:lastColumn="0" w:oddVBand="0" w:evenVBand="0" w:oddHBand="1" w:evenHBand="0" w:firstRowFirstColumn="0" w:firstRowLastColumn="0" w:lastRowFirstColumn="0" w:lastRowLastColumn="0"/>
            </w:pPr>
            <w:r>
              <w:t>Growing season area under the curve of EVI (NDVI)</w:t>
            </w:r>
          </w:p>
        </w:tc>
      </w:tr>
      <w:tr w:rsidR="0002580E" w14:paraId="3DCA3032" w14:textId="77777777" w:rsidTr="00C55DB5">
        <w:trPr>
          <w:gridAfter w:val="1"/>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2A219A5D" w14:textId="453A3ED2" w:rsidR="0002580E" w:rsidRDefault="0002580E" w:rsidP="0002580E">
            <w:proofErr w:type="spellStart"/>
            <w:r w:rsidRPr="00A475E4">
              <w:t>G_AUC_Qnt</w:t>
            </w:r>
            <w:proofErr w:type="spellEnd"/>
          </w:p>
        </w:tc>
        <w:tc>
          <w:tcPr>
            <w:tcW w:w="2764" w:type="dxa"/>
          </w:tcPr>
          <w:p w14:paraId="662BA7D7" w14:textId="4D257AD9" w:rsidR="0002580E" w:rsidRDefault="0002580E" w:rsidP="0002580E">
            <w:pPr>
              <w:cnfStyle w:val="000000000000" w:firstRow="0" w:lastRow="0" w:firstColumn="0" w:lastColumn="0" w:oddVBand="0" w:evenVBand="0" w:oddHBand="0" w:evenHBand="0" w:firstRowFirstColumn="0" w:firstRowLastColumn="0" w:lastRowFirstColumn="0" w:lastRowLastColumn="0"/>
            </w:pPr>
            <w:r w:rsidRPr="001D2A5B">
              <w:t>EVI_growing_AUC_5th_prct</w:t>
            </w:r>
          </w:p>
        </w:tc>
        <w:tc>
          <w:tcPr>
            <w:tcW w:w="4694" w:type="dxa"/>
          </w:tcPr>
          <w:p w14:paraId="33D2DCF1" w14:textId="7CA99EDD" w:rsidR="0002580E" w:rsidRDefault="0002580E" w:rsidP="0002580E">
            <w:pPr>
              <w:cnfStyle w:val="000000000000" w:firstRow="0" w:lastRow="0" w:firstColumn="0" w:lastColumn="0" w:oddVBand="0" w:evenVBand="0" w:oddHBand="0" w:evenHBand="0" w:firstRowFirstColumn="0" w:firstRowLastColumn="0" w:lastRowFirstColumn="0" w:lastRowLastColumn="0"/>
            </w:pPr>
            <w:r>
              <w:t>Estimated lower 5</w:t>
            </w:r>
            <w:r w:rsidRPr="00A767B1">
              <w:rPr>
                <w:vertAlign w:val="superscript"/>
              </w:rPr>
              <w:t>th</w:t>
            </w:r>
            <w:r>
              <w:t xml:space="preserve"> percentile of growing season area under the curve values for EVI (NDVI) </w:t>
            </w:r>
          </w:p>
        </w:tc>
      </w:tr>
      <w:tr w:rsidR="0002580E" w14:paraId="10ADC96D" w14:textId="77777777" w:rsidTr="00C55DB5">
        <w:trPr>
          <w:gridAfter w:val="1"/>
          <w:cnfStyle w:val="000000100000" w:firstRow="0" w:lastRow="0" w:firstColumn="0" w:lastColumn="0" w:oddVBand="0" w:evenVBand="0" w:oddHBand="1" w:evenHBand="0" w:firstRowFirstColumn="0" w:firstRowLastColumn="0" w:lastRowFirstColumn="0" w:lastRowLastColumn="0"/>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10A7C2E9" w14:textId="2D601CBD" w:rsidR="0002580E" w:rsidRDefault="0002580E" w:rsidP="0002580E">
            <w:r w:rsidRPr="00A475E4">
              <w:t>G_AUC2</w:t>
            </w:r>
          </w:p>
        </w:tc>
        <w:tc>
          <w:tcPr>
            <w:tcW w:w="2764" w:type="dxa"/>
          </w:tcPr>
          <w:p w14:paraId="0EED28D5" w14:textId="77E28002" w:rsidR="0002580E" w:rsidRDefault="0002580E" w:rsidP="0002580E">
            <w:pPr>
              <w:cnfStyle w:val="000000100000" w:firstRow="0" w:lastRow="0" w:firstColumn="0" w:lastColumn="0" w:oddVBand="0" w:evenVBand="0" w:oddHBand="1" w:evenHBand="0" w:firstRowFirstColumn="0" w:firstRowLastColumn="0" w:lastRowFirstColumn="0" w:lastRowLastColumn="0"/>
            </w:pPr>
            <w:r w:rsidRPr="001D2A5B">
              <w:t>EVI_growing_AUC_v2</w:t>
            </w:r>
          </w:p>
        </w:tc>
        <w:tc>
          <w:tcPr>
            <w:tcW w:w="4694" w:type="dxa"/>
          </w:tcPr>
          <w:p w14:paraId="3B443218" w14:textId="7643DE9D" w:rsidR="0002580E" w:rsidRDefault="0002580E" w:rsidP="0002580E">
            <w:pPr>
              <w:cnfStyle w:val="000000100000" w:firstRow="0" w:lastRow="0" w:firstColumn="0" w:lastColumn="0" w:oddVBand="0" w:evenVBand="0" w:oddHBand="1" w:evenHBand="0" w:firstRowFirstColumn="0" w:firstRowLastColumn="0" w:lastRowFirstColumn="0" w:lastRowLastColumn="0"/>
            </w:pPr>
            <w:r>
              <w:t>Growing season area under the curve of EVI (NDVI) estimated by splines</w:t>
            </w:r>
          </w:p>
        </w:tc>
      </w:tr>
      <w:tr w:rsidR="0002580E" w14:paraId="287AAEBB" w14:textId="77777777" w:rsidTr="00C55DB5">
        <w:trPr>
          <w:gridAfter w:val="1"/>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7615144A" w14:textId="6877F92B" w:rsidR="0002580E" w:rsidRDefault="0002580E" w:rsidP="0002580E">
            <w:proofErr w:type="spellStart"/>
            <w:r w:rsidRPr="00A475E4">
              <w:t>G_AUC_leading</w:t>
            </w:r>
            <w:proofErr w:type="spellEnd"/>
          </w:p>
        </w:tc>
        <w:tc>
          <w:tcPr>
            <w:tcW w:w="2764" w:type="dxa"/>
          </w:tcPr>
          <w:p w14:paraId="21B855D8" w14:textId="7B5DD1CA" w:rsidR="0002580E" w:rsidRDefault="0002580E" w:rsidP="0002580E">
            <w:pPr>
              <w:cnfStyle w:val="000000000000" w:firstRow="0" w:lastRow="0" w:firstColumn="0" w:lastColumn="0" w:oddVBand="0" w:evenVBand="0" w:oddHBand="0" w:evenHBand="0" w:firstRowFirstColumn="0" w:firstRowLastColumn="0" w:lastRowFirstColumn="0" w:lastRowLastColumn="0"/>
            </w:pPr>
            <w:proofErr w:type="spellStart"/>
            <w:r w:rsidRPr="001D2A5B">
              <w:t>EVI_growing_AUC_leading</w:t>
            </w:r>
            <w:proofErr w:type="spellEnd"/>
          </w:p>
        </w:tc>
        <w:tc>
          <w:tcPr>
            <w:tcW w:w="4694" w:type="dxa"/>
          </w:tcPr>
          <w:p w14:paraId="37C1F5CB" w14:textId="2A7BCFE4" w:rsidR="0002580E" w:rsidRDefault="0002580E" w:rsidP="0002580E">
            <w:pPr>
              <w:cnfStyle w:val="000000000000" w:firstRow="0" w:lastRow="0" w:firstColumn="0" w:lastColumn="0" w:oddVBand="0" w:evenVBand="0" w:oddHBand="0" w:evenHBand="0" w:firstRowFirstColumn="0" w:firstRowLastColumn="0" w:lastRowFirstColumn="0" w:lastRowLastColumn="0"/>
            </w:pPr>
            <w:r>
              <w:t xml:space="preserve">Area under the curve of EVI (NDVI) for the ascending part of the curve during the growing season </w:t>
            </w:r>
          </w:p>
        </w:tc>
      </w:tr>
      <w:tr w:rsidR="0002580E" w14:paraId="26257456" w14:textId="77777777" w:rsidTr="00C55DB5">
        <w:trPr>
          <w:gridAfter w:val="1"/>
          <w:cnfStyle w:val="000000100000" w:firstRow="0" w:lastRow="0" w:firstColumn="0" w:lastColumn="0" w:oddVBand="0" w:evenVBand="0" w:oddHBand="1" w:evenHBand="0" w:firstRowFirstColumn="0" w:firstRowLastColumn="0" w:lastRowFirstColumn="0" w:lastRowLastColumn="0"/>
          <w:wAfter w:w="90" w:type="dxa"/>
        </w:trPr>
        <w:tc>
          <w:tcPr>
            <w:cnfStyle w:val="001000000000" w:firstRow="0" w:lastRow="0" w:firstColumn="1" w:lastColumn="0" w:oddVBand="0" w:evenVBand="0" w:oddHBand="0" w:evenHBand="0" w:firstRowFirstColumn="0" w:firstRowLastColumn="0" w:lastRowFirstColumn="0" w:lastRowLastColumn="0"/>
            <w:tcW w:w="1807" w:type="dxa"/>
          </w:tcPr>
          <w:p w14:paraId="058DF209" w14:textId="01CCBA14" w:rsidR="0002580E" w:rsidRDefault="0002580E" w:rsidP="0002580E">
            <w:proofErr w:type="spellStart"/>
            <w:r w:rsidRPr="00A475E4">
              <w:t>G_AUC_trailing</w:t>
            </w:r>
            <w:proofErr w:type="spellEnd"/>
          </w:p>
        </w:tc>
        <w:tc>
          <w:tcPr>
            <w:tcW w:w="2764" w:type="dxa"/>
          </w:tcPr>
          <w:p w14:paraId="318AFC4B" w14:textId="4D927E6D" w:rsidR="0002580E" w:rsidRDefault="0002580E" w:rsidP="0002580E">
            <w:pPr>
              <w:cnfStyle w:val="000000100000" w:firstRow="0" w:lastRow="0" w:firstColumn="0" w:lastColumn="0" w:oddVBand="0" w:evenVBand="0" w:oddHBand="1" w:evenHBand="0" w:firstRowFirstColumn="0" w:firstRowLastColumn="0" w:lastRowFirstColumn="0" w:lastRowLastColumn="0"/>
            </w:pPr>
            <w:proofErr w:type="spellStart"/>
            <w:r w:rsidRPr="001D2A5B">
              <w:t>EVI_growing_AUC_trailing</w:t>
            </w:r>
            <w:proofErr w:type="spellEnd"/>
          </w:p>
        </w:tc>
        <w:tc>
          <w:tcPr>
            <w:tcW w:w="4694" w:type="dxa"/>
          </w:tcPr>
          <w:p w14:paraId="3BFD857D" w14:textId="0ECD2209" w:rsidR="0002580E" w:rsidRDefault="0002580E" w:rsidP="0002580E">
            <w:pPr>
              <w:cnfStyle w:val="000000100000" w:firstRow="0" w:lastRow="0" w:firstColumn="0" w:lastColumn="0" w:oddVBand="0" w:evenVBand="0" w:oddHBand="1" w:evenHBand="0" w:firstRowFirstColumn="0" w:firstRowLastColumn="0" w:lastRowFirstColumn="0" w:lastRowLastColumn="0"/>
            </w:pPr>
            <w:r>
              <w:t xml:space="preserve">Area under the curve of EVI (NDVI) for the decreasing part of the curve during the growing season </w:t>
            </w:r>
          </w:p>
        </w:tc>
      </w:tr>
      <w:tr w:rsidR="00C55DB5" w14:paraId="35C7C4AE" w14:textId="77777777" w:rsidTr="00C55DB5">
        <w:tc>
          <w:tcPr>
            <w:cnfStyle w:val="001000000000" w:firstRow="0" w:lastRow="0" w:firstColumn="1" w:lastColumn="0" w:oddVBand="0" w:evenVBand="0" w:oddHBand="0" w:evenHBand="0" w:firstRowFirstColumn="0" w:firstRowLastColumn="0" w:lastRowFirstColumn="0" w:lastRowLastColumn="0"/>
            <w:tcW w:w="1807" w:type="dxa"/>
          </w:tcPr>
          <w:p w14:paraId="46380166" w14:textId="77777777" w:rsidR="00C55DB5" w:rsidRPr="00A475E4" w:rsidRDefault="00C55DB5" w:rsidP="00FB75E9">
            <w:proofErr w:type="spellStart"/>
            <w:r w:rsidRPr="00A475E4">
              <w:t>season_length</w:t>
            </w:r>
            <w:proofErr w:type="spellEnd"/>
          </w:p>
        </w:tc>
        <w:tc>
          <w:tcPr>
            <w:tcW w:w="2764" w:type="dxa"/>
          </w:tcPr>
          <w:p w14:paraId="6D9A7D58" w14:textId="77777777" w:rsidR="00C55DB5" w:rsidRDefault="00C55DB5" w:rsidP="00FB75E9">
            <w:pPr>
              <w:cnfStyle w:val="000000000000" w:firstRow="0" w:lastRow="0" w:firstColumn="0" w:lastColumn="0" w:oddVBand="0" w:evenVBand="0" w:oddHBand="0" w:evenHBand="0" w:firstRowFirstColumn="0" w:firstRowLastColumn="0" w:lastRowFirstColumn="0" w:lastRowLastColumn="0"/>
            </w:pPr>
            <w:proofErr w:type="spellStart"/>
            <w:r w:rsidRPr="001D2A5B">
              <w:t>season_length</w:t>
            </w:r>
            <w:proofErr w:type="spellEnd"/>
          </w:p>
        </w:tc>
        <w:tc>
          <w:tcPr>
            <w:tcW w:w="4784" w:type="dxa"/>
            <w:gridSpan w:val="2"/>
          </w:tcPr>
          <w:p w14:paraId="5AC795B9" w14:textId="77777777" w:rsidR="00C55DB5" w:rsidRDefault="00C55DB5" w:rsidP="00FB75E9">
            <w:pPr>
              <w:cnfStyle w:val="000000000000" w:firstRow="0" w:lastRow="0" w:firstColumn="0" w:lastColumn="0" w:oddVBand="0" w:evenVBand="0" w:oddHBand="0" w:evenHBand="0" w:firstRowFirstColumn="0" w:firstRowLastColumn="0" w:lastRowFirstColumn="0" w:lastRowLastColumn="0"/>
            </w:pPr>
            <w:r>
              <w:t xml:space="preserve">Difference between </w:t>
            </w:r>
            <w:proofErr w:type="spellStart"/>
            <w:r>
              <w:t>plant_dates</w:t>
            </w:r>
            <w:proofErr w:type="spellEnd"/>
            <w:r>
              <w:t xml:space="preserve"> and </w:t>
            </w:r>
            <w:proofErr w:type="spellStart"/>
            <w:r>
              <w:t>harvest_dates</w:t>
            </w:r>
            <w:proofErr w:type="spellEnd"/>
            <w:r>
              <w:t xml:space="preserve"> in days</w:t>
            </w:r>
          </w:p>
        </w:tc>
      </w:tr>
    </w:tbl>
    <w:p w14:paraId="492BE96C" w14:textId="77777777" w:rsidR="00187662" w:rsidRDefault="00187662" w:rsidP="00187662"/>
    <w:p w14:paraId="34A6B20C" w14:textId="77777777" w:rsidR="00015D32" w:rsidRDefault="004B126C" w:rsidP="00015D32">
      <w:pPr>
        <w:pStyle w:val="Heading3"/>
      </w:pPr>
      <w:r>
        <w:rPr>
          <w:noProof/>
        </w:rPr>
        <mc:AlternateContent>
          <mc:Choice Requires="wps">
            <w:drawing>
              <wp:anchor distT="0" distB="0" distL="114300" distR="114300" simplePos="0" relativeHeight="251667456" behindDoc="0" locked="0" layoutInCell="1" allowOverlap="1" wp14:anchorId="7B6FE474" wp14:editId="0E9C2629">
                <wp:simplePos x="0" y="0"/>
                <wp:positionH relativeFrom="column">
                  <wp:posOffset>160020</wp:posOffset>
                </wp:positionH>
                <wp:positionV relativeFrom="paragraph">
                  <wp:posOffset>3451860</wp:posOffset>
                </wp:positionV>
                <wp:extent cx="55981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98160" cy="635"/>
                        </a:xfrm>
                        <a:prstGeom prst="rect">
                          <a:avLst/>
                        </a:prstGeom>
                        <a:solidFill>
                          <a:prstClr val="white"/>
                        </a:solidFill>
                        <a:ln>
                          <a:noFill/>
                        </a:ln>
                      </wps:spPr>
                      <wps:txbx>
                        <w:txbxContent>
                          <w:p w14:paraId="6A81E1DB" w14:textId="77777777" w:rsidR="00FB75E9" w:rsidRPr="00A01571" w:rsidRDefault="00FB75E9" w:rsidP="00A01571">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FE474" id="_x0000_t202" coordsize="21600,21600" o:spt="202" path="m,l,21600r21600,l21600,xe">
                <v:stroke joinstyle="miter"/>
                <v:path gradientshapeok="t" o:connecttype="rect"/>
              </v:shapetype>
              <v:shape id="Text Box 12" o:spid="_x0000_s1026" type="#_x0000_t202" style="position:absolute;left:0;text-align:left;margin-left:12.6pt;margin-top:271.8pt;width:440.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" stroked="f">
                <v:textbox style="mso-fit-shape-to-text:t" inset="0,0,0,0">
                  <w:txbxContent>
                    <w:p w14:paraId="6A81E1DB" w14:textId="77777777" w:rsidR="00FB75E9" w:rsidRPr="00A01571" w:rsidRDefault="00FB75E9" w:rsidP="00A01571">
                      <w:pPr>
                        <w:pStyle w:val="Caption"/>
                      </w:pPr>
                    </w:p>
                  </w:txbxContent>
                </v:textbox>
                <w10:wrap type="topAndBottom"/>
              </v:shape>
            </w:pict>
          </mc:Fallback>
        </mc:AlternateContent>
      </w:r>
      <w:r w:rsidR="00015D32">
        <w:t>Comparison to Norms</w:t>
      </w:r>
    </w:p>
    <w:p w14:paraId="7A0939B7" w14:textId="38A26DDA" w:rsidR="005B62ED" w:rsidRDefault="00D402EF" w:rsidP="003A32A7">
      <w:r w:rsidRPr="00A01571">
        <w:rPr>
          <w:noProof/>
        </w:rPr>
        <w:drawing>
          <wp:anchor distT="0" distB="0" distL="114300" distR="114300" simplePos="0" relativeHeight="251676672" behindDoc="0" locked="0" layoutInCell="1" allowOverlap="1" wp14:anchorId="6A1C1944" wp14:editId="530232A6">
            <wp:simplePos x="0" y="0"/>
            <wp:positionH relativeFrom="margin">
              <wp:align>center</wp:align>
            </wp:positionH>
            <wp:positionV relativeFrom="paragraph">
              <wp:posOffset>1992630</wp:posOffset>
            </wp:positionV>
            <wp:extent cx="4442460" cy="2872105"/>
            <wp:effectExtent l="0" t="0" r="0" b="4445"/>
            <wp:wrapTopAndBottom/>
            <wp:docPr id="2050" name="Picture 2" descr="http://www.pecad.fas.usda.gov/highlights/2009/12/kenya/images/modis_time_series_rift_valley_allyears.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pecad.fas.usda.gov/highlights/2009/12/kenya/images/modis_time_series_rift_valley_allyears.gif"/>
                    <pic:cNvPicPr>
                      <a:picLocks noGrp="1" noChangeAspect="1" noChangeArrowheads="1"/>
                    </pic:cNvPicPr>
                  </pic:nvPicPr>
                  <pic:blipFill rotWithShape="1">
                    <a:blip r:embed="rId17">
                      <a:extLst>
                        <a:ext uri="{28A0092B-C50C-407E-A947-70E740481C1C}">
                          <a14:useLocalDpi xmlns:a14="http://schemas.microsoft.com/office/drawing/2010/main" val="0"/>
                        </a:ext>
                      </a:extLst>
                    </a:blip>
                    <a:srcRect t="11269"/>
                    <a:stretch/>
                  </pic:blipFill>
                  <pic:spPr bwMode="auto">
                    <a:xfrm>
                      <a:off x="0" y="0"/>
                      <a:ext cx="4442460" cy="2872105"/>
                    </a:xfrm>
                    <a:prstGeom prst="rect">
                      <a:avLst/>
                    </a:prstGeom>
                    <a:ln>
                      <a:noFill/>
                    </a:ln>
                    <a:effectLst/>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anchor>
        </w:drawing>
      </w:r>
      <w:r w:rsidR="00942981">
        <w:t xml:space="preserve">Another approach is to compare a given </w:t>
      </w:r>
      <w:r w:rsidR="00002AAF">
        <w:t>year to the characteristics of the</w:t>
      </w:r>
      <w:r w:rsidR="00942981">
        <w:t xml:space="preserve"> </w:t>
      </w:r>
      <w:r w:rsidR="00002AAF">
        <w:t xml:space="preserve">expected </w:t>
      </w:r>
      <w:r w:rsidR="00942981">
        <w:t xml:space="preserve">growing season or </w:t>
      </w:r>
      <w:r w:rsidR="009C6781">
        <w:t xml:space="preserve">mean </w:t>
      </w:r>
      <w:r w:rsidR="00942981">
        <w:t>year. Here departures from the mean may have positive or negative implications</w:t>
      </w:r>
      <w:r>
        <w:t xml:space="preserve"> for crops</w:t>
      </w:r>
      <w:r w:rsidR="00942981">
        <w:t xml:space="preserve">. Looking at </w:t>
      </w:r>
      <w:r w:rsidR="00942981">
        <w:fldChar w:fldCharType="begin"/>
      </w:r>
      <w:r w:rsidR="00942981">
        <w:instrText xml:space="preserve"> REF _Ref453325163 \h </w:instrText>
      </w:r>
      <w:r w:rsidR="00942981">
        <w:fldChar w:fldCharType="separate"/>
      </w:r>
      <w:r w:rsidR="00942981">
        <w:t xml:space="preserve">Figure </w:t>
      </w:r>
      <w:r w:rsidR="00942981">
        <w:rPr>
          <w:noProof/>
        </w:rPr>
        <w:t>1</w:t>
      </w:r>
      <w:r w:rsidR="00942981">
        <w:fldChar w:fldCharType="end"/>
      </w:r>
      <w:r w:rsidR="00942981">
        <w:t xml:space="preserve"> </w:t>
      </w:r>
      <w:r w:rsidR="005B62ED">
        <w:t xml:space="preserve">and </w:t>
      </w:r>
      <w:r w:rsidR="00942981">
        <w:t>we can see that the red line corresponds to an unexpectedly good growing season</w:t>
      </w:r>
      <w:r>
        <w:t xml:space="preserve"> relative to the norm (dashed line)</w:t>
      </w:r>
      <w:r w:rsidR="00942981">
        <w:t xml:space="preserve">. </w:t>
      </w:r>
      <w:r w:rsidR="00807A58">
        <w:t xml:space="preserve">In </w:t>
      </w:r>
      <w:r w:rsidR="00807A58">
        <w:fldChar w:fldCharType="begin"/>
      </w:r>
      <w:r w:rsidR="00807A58">
        <w:instrText xml:space="preserve"> REF _Ref453578826 \h </w:instrText>
      </w:r>
      <w:r w:rsidR="00807A58">
        <w:fldChar w:fldCharType="separate"/>
      </w:r>
      <w:r w:rsidR="00807A58">
        <w:t xml:space="preserve">Figure </w:t>
      </w:r>
      <w:r w:rsidR="00807A58">
        <w:rPr>
          <w:noProof/>
        </w:rPr>
        <w:t>4</w:t>
      </w:r>
      <w:r w:rsidR="00807A58">
        <w:fldChar w:fldCharType="end"/>
      </w:r>
      <w:r w:rsidR="00807A58">
        <w:t xml:space="preserve"> we can see the effects of significant crop failures in the 2009 growing season in the Rift Valley in East Africa (red line). From these examples</w:t>
      </w:r>
      <w:r w:rsidR="00942981">
        <w:t xml:space="preserve"> we can</w:t>
      </w:r>
      <w:r w:rsidR="001E47C3">
        <w:t xml:space="preserve"> see that indications of </w:t>
      </w:r>
      <w:r w:rsidR="00942981">
        <w:t xml:space="preserve">good or bad </w:t>
      </w:r>
      <w:r w:rsidR="001E47C3">
        <w:t>seasons</w:t>
      </w:r>
      <w:r w:rsidR="00942981">
        <w:t xml:space="preserve"> </w:t>
      </w:r>
      <w:r w:rsidR="002C1F1A">
        <w:t>can</w:t>
      </w:r>
      <w:r w:rsidR="00942981">
        <w:t xml:space="preserve"> be made by comparing </w:t>
      </w:r>
      <w:r w:rsidR="002C1F1A">
        <w:t>any given year’s</w:t>
      </w:r>
      <w:r w:rsidR="00002AAF">
        <w:t xml:space="preserve"> mean,</w:t>
      </w:r>
      <w:r w:rsidR="002C1F1A">
        <w:t xml:space="preserve"> maxima or </w:t>
      </w:r>
      <w:r w:rsidR="00002AAF">
        <w:t>AUC to the expected</w:t>
      </w:r>
      <w:r w:rsidR="002C1F1A">
        <w:t xml:space="preserve"> vegetation index curve</w:t>
      </w:r>
      <w:r w:rsidR="00942981">
        <w:t xml:space="preserve">. </w:t>
      </w:r>
      <w:r w:rsidR="005B62ED">
        <w:t xml:space="preserve">The mean season can be calculated by simply calculating the mean vegetation index value for each 8-day period. Comparisons to this norm can then be facilitated by functions described above, such as the difference between the AUC of the mean year and any individual </w:t>
      </w:r>
      <w:r w:rsidR="00E917E5">
        <w:t>year, or differences between growing season maxima</w:t>
      </w:r>
      <w:r w:rsidR="00002AAF">
        <w:t xml:space="preserve"> or mean values</w:t>
      </w:r>
      <w:r w:rsidR="00E917E5">
        <w:t>.</w:t>
      </w:r>
      <w:r w:rsidR="00002AAF">
        <w:t xml:space="preserve"> </w:t>
      </w:r>
    </w:p>
    <w:p w14:paraId="4EF82CFF" w14:textId="77777777" w:rsidR="003A32A7" w:rsidRPr="003A32A7" w:rsidRDefault="003A32A7" w:rsidP="003A32A7">
      <w:pPr>
        <w:rPr>
          <w:sz w:val="10"/>
          <w:szCs w:val="10"/>
        </w:rPr>
      </w:pPr>
    </w:p>
    <w:p w14:paraId="21E314DF" w14:textId="77777777" w:rsidR="008017A3" w:rsidRDefault="005B62ED" w:rsidP="00F147F9">
      <w:pPr>
        <w:pStyle w:val="Caption"/>
        <w:jc w:val="center"/>
      </w:pPr>
      <w:bookmarkStart w:id="26" w:name="_Ref453578826"/>
      <w:r>
        <w:t xml:space="preserve">Figure </w:t>
      </w:r>
      <w:r w:rsidR="00043540">
        <w:fldChar w:fldCharType="begin"/>
      </w:r>
      <w:r w:rsidR="00043540">
        <w:instrText xml:space="preserve"> SEQ Figure \* ARABIC </w:instrText>
      </w:r>
      <w:r w:rsidR="00043540">
        <w:fldChar w:fldCharType="separate"/>
      </w:r>
      <w:r w:rsidR="00B66DE1">
        <w:rPr>
          <w:noProof/>
        </w:rPr>
        <w:t>3</w:t>
      </w:r>
      <w:r w:rsidR="00043540">
        <w:rPr>
          <w:noProof/>
        </w:rPr>
        <w:fldChar w:fldCharType="end"/>
      </w:r>
      <w:bookmarkEnd w:id="26"/>
      <w:r>
        <w:t>: Vegetation index curves for 2000-2009</w:t>
      </w:r>
    </w:p>
    <w:p w14:paraId="1FA46783" w14:textId="4B51A0AC" w:rsidR="005B62ED" w:rsidRDefault="005B62ED" w:rsidP="005B62ED">
      <w:pPr>
        <w:pStyle w:val="NoSpacing"/>
        <w:jc w:val="center"/>
        <w:rPr>
          <w:rStyle w:val="SubtleEmphasis"/>
          <w:iCs w:val="0"/>
          <w:color w:val="auto"/>
          <w:sz w:val="18"/>
        </w:rPr>
      </w:pPr>
      <w:r>
        <w:tab/>
      </w:r>
      <w:r>
        <w:rPr>
          <w:rStyle w:val="SubtleEmphasis"/>
          <w:iCs w:val="0"/>
          <w:color w:val="auto"/>
          <w:sz w:val="18"/>
        </w:rPr>
        <w:t>Representative vegetation index curves for the periods 2000-2009 for Africa’s rift valley, where 2009 (red line) experienced a significant crop failure</w:t>
      </w:r>
    </w:p>
    <w:p w14:paraId="158DCCFD" w14:textId="77777777" w:rsidR="006C584E" w:rsidRPr="000A52BD" w:rsidRDefault="006C584E" w:rsidP="005B62ED">
      <w:pPr>
        <w:pStyle w:val="NoSpacing"/>
        <w:jc w:val="center"/>
        <w:rPr>
          <w:rStyle w:val="SubtleEmphasis"/>
          <w:iCs w:val="0"/>
          <w:color w:val="auto"/>
          <w:sz w:val="18"/>
        </w:rPr>
      </w:pPr>
    </w:p>
    <w:tbl>
      <w:tblPr>
        <w:tblStyle w:val="GridTable4-Accent3"/>
        <w:tblW w:w="0" w:type="auto"/>
        <w:tblLook w:val="04A0" w:firstRow="1" w:lastRow="0" w:firstColumn="1" w:lastColumn="0" w:noHBand="0" w:noVBand="1"/>
      </w:tblPr>
      <w:tblGrid>
        <w:gridCol w:w="1807"/>
        <w:gridCol w:w="2764"/>
        <w:gridCol w:w="4694"/>
      </w:tblGrid>
      <w:tr w:rsidR="006C584E" w:rsidRPr="004A540E" w14:paraId="1ED5E142" w14:textId="77777777" w:rsidTr="00FB7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6C1D45B" w14:textId="77777777" w:rsidR="006C584E" w:rsidRPr="004A540E" w:rsidRDefault="006C584E" w:rsidP="00FB75E9">
            <w:pPr>
              <w:rPr>
                <w:color w:val="auto"/>
              </w:rPr>
            </w:pPr>
            <w:r w:rsidRPr="004A540E">
              <w:rPr>
                <w:color w:val="auto"/>
              </w:rPr>
              <w:t>Name</w:t>
            </w:r>
            <w:r>
              <w:rPr>
                <w:color w:val="auto"/>
              </w:rPr>
              <w:t xml:space="preserve"> 1</w:t>
            </w:r>
          </w:p>
        </w:tc>
        <w:tc>
          <w:tcPr>
            <w:tcW w:w="2764" w:type="dxa"/>
          </w:tcPr>
          <w:p w14:paraId="04FCA338" w14:textId="77777777" w:rsidR="006C584E" w:rsidRPr="00A475E4" w:rsidRDefault="006C584E" w:rsidP="00FB75E9">
            <w:pPr>
              <w:cnfStyle w:val="100000000000" w:firstRow="1" w:lastRow="0" w:firstColumn="0" w:lastColumn="0" w:oddVBand="0" w:evenVBand="0" w:oddHBand="0" w:evenHBand="0" w:firstRowFirstColumn="0" w:firstRowLastColumn="0" w:lastRowFirstColumn="0" w:lastRowLastColumn="0"/>
              <w:rPr>
                <w:color w:val="auto"/>
              </w:rPr>
            </w:pPr>
            <w:r w:rsidRPr="00A475E4">
              <w:rPr>
                <w:color w:val="auto"/>
              </w:rPr>
              <w:t>Name 2</w:t>
            </w:r>
          </w:p>
        </w:tc>
        <w:tc>
          <w:tcPr>
            <w:tcW w:w="4694" w:type="dxa"/>
          </w:tcPr>
          <w:p w14:paraId="6B0E4E11" w14:textId="77777777" w:rsidR="006C584E" w:rsidRPr="004A540E" w:rsidRDefault="006C584E" w:rsidP="00FB75E9">
            <w:pPr>
              <w:cnfStyle w:val="100000000000" w:firstRow="1" w:lastRow="0" w:firstColumn="0" w:lastColumn="0" w:oddVBand="0" w:evenVBand="0" w:oddHBand="0" w:evenHBand="0" w:firstRowFirstColumn="0" w:firstRowLastColumn="0" w:lastRowFirstColumn="0" w:lastRowLastColumn="0"/>
              <w:rPr>
                <w:color w:val="auto"/>
              </w:rPr>
            </w:pPr>
            <w:r w:rsidRPr="004A540E">
              <w:rPr>
                <w:color w:val="auto"/>
              </w:rPr>
              <w:t>Description</w:t>
            </w:r>
          </w:p>
        </w:tc>
      </w:tr>
      <w:tr w:rsidR="006C584E" w14:paraId="0C3A885C" w14:textId="77777777" w:rsidTr="00FB7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E2F56DA" w14:textId="494E1BEE" w:rsidR="006C584E" w:rsidRDefault="006C584E" w:rsidP="00FB75E9">
            <w:proofErr w:type="spellStart"/>
            <w:r w:rsidRPr="00A475E4">
              <w:t>G_AUC_diff_mn</w:t>
            </w:r>
            <w:proofErr w:type="spellEnd"/>
          </w:p>
        </w:tc>
        <w:tc>
          <w:tcPr>
            <w:tcW w:w="2764" w:type="dxa"/>
          </w:tcPr>
          <w:p w14:paraId="4923B3AC" w14:textId="0CD1BFCE" w:rsidR="006C584E" w:rsidRDefault="006C584E" w:rsidP="00FB75E9">
            <w:pPr>
              <w:cnfStyle w:val="000000100000" w:firstRow="0" w:lastRow="0" w:firstColumn="0" w:lastColumn="0" w:oddVBand="0" w:evenVBand="0" w:oddHBand="1" w:evenHBand="0" w:firstRowFirstColumn="0" w:firstRowLastColumn="0" w:lastRowFirstColumn="0" w:lastRowLastColumn="0"/>
            </w:pPr>
            <w:proofErr w:type="spellStart"/>
            <w:r w:rsidRPr="001D2A5B">
              <w:t>EVI_growing_AUC_diff_mn</w:t>
            </w:r>
            <w:proofErr w:type="spellEnd"/>
          </w:p>
        </w:tc>
        <w:tc>
          <w:tcPr>
            <w:tcW w:w="4694" w:type="dxa"/>
          </w:tcPr>
          <w:p w14:paraId="79B0BC73" w14:textId="328D2BD0" w:rsidR="006C584E" w:rsidRDefault="006C584E" w:rsidP="00FB75E9">
            <w:pPr>
              <w:cnfStyle w:val="000000100000" w:firstRow="0" w:lastRow="0" w:firstColumn="0" w:lastColumn="0" w:oddVBand="0" w:evenVBand="0" w:oddHBand="1" w:evenHBand="0" w:firstRowFirstColumn="0" w:firstRowLastColumn="0" w:lastRowFirstColumn="0" w:lastRowLastColumn="0"/>
            </w:pPr>
            <w:r>
              <w:t>Difference between growing season area under the curve for EVI (NDVI) and the mean area under the curve</w:t>
            </w:r>
          </w:p>
        </w:tc>
      </w:tr>
      <w:tr w:rsidR="006C584E" w14:paraId="4ED78476" w14:textId="77777777" w:rsidTr="00FB75E9">
        <w:tc>
          <w:tcPr>
            <w:cnfStyle w:val="001000000000" w:firstRow="0" w:lastRow="0" w:firstColumn="1" w:lastColumn="0" w:oddVBand="0" w:evenVBand="0" w:oddHBand="0" w:evenHBand="0" w:firstRowFirstColumn="0" w:firstRowLastColumn="0" w:lastRowFirstColumn="0" w:lastRowLastColumn="0"/>
            <w:tcW w:w="1807" w:type="dxa"/>
          </w:tcPr>
          <w:p w14:paraId="3C8DD936" w14:textId="6540CDAD" w:rsidR="006C584E" w:rsidRDefault="006C584E" w:rsidP="006C584E">
            <w:r w:rsidRPr="00A475E4">
              <w:t>G_AUC_diff_90th</w:t>
            </w:r>
          </w:p>
        </w:tc>
        <w:tc>
          <w:tcPr>
            <w:tcW w:w="2764" w:type="dxa"/>
          </w:tcPr>
          <w:p w14:paraId="28D2B167" w14:textId="08953E2B" w:rsidR="006C584E" w:rsidRDefault="006C584E" w:rsidP="006C584E">
            <w:pPr>
              <w:cnfStyle w:val="000000000000" w:firstRow="0" w:lastRow="0" w:firstColumn="0" w:lastColumn="0" w:oddVBand="0" w:evenVBand="0" w:oddHBand="0" w:evenHBand="0" w:firstRowFirstColumn="0" w:firstRowLastColumn="0" w:lastRowFirstColumn="0" w:lastRowLastColumn="0"/>
            </w:pPr>
            <w:r w:rsidRPr="001D2A5B">
              <w:t>EVI_growing_AUC_diff_90th</w:t>
            </w:r>
          </w:p>
        </w:tc>
        <w:tc>
          <w:tcPr>
            <w:tcW w:w="4694" w:type="dxa"/>
          </w:tcPr>
          <w:p w14:paraId="35EC8C84" w14:textId="1B82DCC4" w:rsidR="006C584E" w:rsidRDefault="006C584E" w:rsidP="006C584E">
            <w:pPr>
              <w:cnfStyle w:val="000000000000" w:firstRow="0" w:lastRow="0" w:firstColumn="0" w:lastColumn="0" w:oddVBand="0" w:evenVBand="0" w:oddHBand="0" w:evenHBand="0" w:firstRowFirstColumn="0" w:firstRowLastColumn="0" w:lastRowFirstColumn="0" w:lastRowLastColumn="0"/>
            </w:pPr>
            <w:r>
              <w:t>Difference between growing season area under the curve for EVI (NDVI) and the 90</w:t>
            </w:r>
            <w:r w:rsidRPr="006C584E">
              <w:rPr>
                <w:vertAlign w:val="superscript"/>
              </w:rPr>
              <w:t>th</w:t>
            </w:r>
            <w:r>
              <w:t xml:space="preserve"> percentile area under the curve</w:t>
            </w:r>
          </w:p>
        </w:tc>
      </w:tr>
    </w:tbl>
    <w:p w14:paraId="0123BE6C" w14:textId="77777777" w:rsidR="00237145" w:rsidRPr="00237145" w:rsidRDefault="00237145" w:rsidP="00237145"/>
    <w:p w14:paraId="508D7B06" w14:textId="77777777" w:rsidR="0026429E" w:rsidRPr="009501FD" w:rsidRDefault="0026429E" w:rsidP="0026429E">
      <w:pPr>
        <w:pStyle w:val="Heading2"/>
      </w:pPr>
      <w:r>
        <w:t>Vegetation Indicies preprocessing</w:t>
      </w:r>
      <w:r>
        <w:tab/>
      </w:r>
    </w:p>
    <w:p w14:paraId="5EB57CA7" w14:textId="7931F5F3" w:rsidR="0026429E" w:rsidRPr="00505E86" w:rsidRDefault="0026429E" w:rsidP="0026429E">
      <w:r w:rsidRPr="00AB116F">
        <w:t>Remotely sensed vegetation indexes were obtained from the 16 day MODIS MOD13Q1 composite product</w:t>
      </w:r>
      <w:r w:rsidRPr="00AB116F">
        <w:rPr>
          <w:rStyle w:val="FootnoteReference"/>
        </w:rPr>
        <w:footnoteReference w:id="6"/>
      </w:r>
      <w:r w:rsidRPr="00AB116F">
        <w:t xml:space="preserve"> at 250m resolution </w:t>
      </w:r>
      <w:r w:rsidRPr="00AB116F">
        <w:fldChar w:fldCharType="begin" w:fldLock="1"/>
      </w:r>
      <w:r>
        <w:instrText>ADDIN CSL_CITATION { "citationItems" : [ { "id" : "ITEM-1", "itemData" : { "author" : [ { "dropping-particle" : "", "family" : "Didan", "given" : "K", "non-dropping-particle" : "", "parse-names" : false, "suffix" : "" }, { "dropping-particle" : "", "family" : "Huete", "given" : "A", "non-dropping-particle" : "", "parse-names" : false, "suffix" : "" } ], "id" : "ITEM-1", "issued" : { "date-parts" : [ [ "2006" ] ] }, "publisher-place" : "Tucson, Arizona", "title" : "MODIS Vegetation Index Product Series  Collection 5 Change Summary", "type" : "article" }, "uris" : [ "http://www.mendeley.com/documents/?uuid=aaee3129-f032-44b2-8ba8-8ddef0eed738" ] } ], "mendeley" : { "formattedCitation" : "[8]", "plainTextFormattedCitation" : "[8]", "previouslyFormattedCitation" : "[8]" }, "properties" : { "noteIndex" : 0 }, "schema" : "https://github.com/citation-style-language/schema/raw/master/csl-citation.json" }</w:instrText>
      </w:r>
      <w:r w:rsidRPr="00AB116F">
        <w:fldChar w:fldCharType="separate"/>
      </w:r>
      <w:r w:rsidRPr="001865BF">
        <w:rPr>
          <w:noProof/>
        </w:rPr>
        <w:t>[8]</w:t>
      </w:r>
      <w:r w:rsidRPr="00AB116F">
        <w:fldChar w:fldCharType="end"/>
      </w:r>
      <w:r w:rsidRPr="00AB116F">
        <w:t xml:space="preserve"> for both the Aqua and Terra satellites from</w:t>
      </w:r>
      <w:commentRangeStart w:id="28"/>
      <w:commentRangeStart w:id="29"/>
      <w:r w:rsidRPr="00AB116F">
        <w:t xml:space="preserve"> 0</w:t>
      </w:r>
      <w:r>
        <w:t>7</w:t>
      </w:r>
      <w:r w:rsidRPr="00AB116F">
        <w:t>-0</w:t>
      </w:r>
      <w:r>
        <w:t>4</w:t>
      </w:r>
      <w:r w:rsidRPr="00AB116F">
        <w:t>-20</w:t>
      </w:r>
      <w:r>
        <w:t>0</w:t>
      </w:r>
      <w:r w:rsidRPr="00AB116F">
        <w:t xml:space="preserve">2 </w:t>
      </w:r>
      <w:commentRangeEnd w:id="28"/>
      <w:r>
        <w:rPr>
          <w:rStyle w:val="CommentReference"/>
        </w:rPr>
        <w:commentReference w:id="28"/>
      </w:r>
      <w:commentRangeEnd w:id="29"/>
      <w:r>
        <w:rPr>
          <w:rStyle w:val="CommentReference"/>
        </w:rPr>
        <w:commentReference w:id="29"/>
      </w:r>
      <w:r w:rsidRPr="00AB116F">
        <w:t xml:space="preserve">to 02-02-2016. Aqua and Terra </w:t>
      </w:r>
      <w:r>
        <w:t>products</w:t>
      </w:r>
      <w:r w:rsidRPr="00AB116F">
        <w:t xml:space="preserve"> are staggered 16 day periods; therefore, </w:t>
      </w:r>
      <w:commentRangeStart w:id="30"/>
      <w:commentRangeStart w:id="31"/>
      <w:r w:rsidRPr="00AB116F">
        <w:t xml:space="preserve">we are able to construct a time series representing </w:t>
      </w:r>
      <w:r>
        <w:t xml:space="preserve">approximately </w:t>
      </w:r>
      <w:r w:rsidRPr="00AB116F">
        <w:t>every 8-day period</w:t>
      </w:r>
      <w:commentRangeEnd w:id="30"/>
      <w:r>
        <w:rPr>
          <w:rStyle w:val="CommentReference"/>
        </w:rPr>
        <w:commentReference w:id="30"/>
      </w:r>
      <w:commentRangeEnd w:id="31"/>
      <w:r>
        <w:rPr>
          <w:rStyle w:val="CommentReference"/>
        </w:rPr>
        <w:commentReference w:id="31"/>
      </w:r>
      <w:r w:rsidRPr="00AB116F">
        <w:t>.</w:t>
      </w:r>
      <w:ins w:id="32" w:author="Michael Mann" w:date="2016-07-06T11:20:00Z">
        <w:r>
          <w:t xml:space="preserve"> Each ind</w:t>
        </w:r>
      </w:ins>
      <w:ins w:id="33" w:author="Michael Mann" w:date="2016-07-06T11:21:00Z">
        <w:r>
          <w:t xml:space="preserve">ividual pixel </w:t>
        </w:r>
      </w:ins>
      <w:ins w:id="34" w:author="Michael Mann [2]" w:date="2016-07-06T17:17:00Z">
        <w:r w:rsidR="00921F7E">
          <w:t xml:space="preserve">from a large image </w:t>
        </w:r>
      </w:ins>
      <w:ins w:id="35" w:author="Michael Mann" w:date="2016-07-06T11:21:00Z">
        <w:r>
          <w:t>records the day of the year of its observation during this 16-day period. However to reduce the computational complexity and avoid the need for data smoothing</w:t>
        </w:r>
      </w:ins>
      <w:bookmarkStart w:id="36" w:name="_Ref455567703"/>
      <w:ins w:id="37" w:author="Michael Mann" w:date="2016-07-06T11:22:00Z">
        <w:r>
          <w:rPr>
            <w:rStyle w:val="FootnoteReference"/>
          </w:rPr>
          <w:footnoteReference w:id="7"/>
        </w:r>
      </w:ins>
      <w:bookmarkEnd w:id="36"/>
      <w:ins w:id="53" w:author="Michael Mann" w:date="2016-07-06T11:21:00Z">
        <w:r>
          <w:t xml:space="preserve"> </w:t>
        </w:r>
      </w:ins>
      <w:ins w:id="54" w:author="Michael Mann" w:date="2016-07-06T11:24:00Z">
        <w:r>
          <w:t>we assume all pixels in an image reflect the date at which the image is processed.</w:t>
        </w:r>
      </w:ins>
      <w:r w:rsidRPr="00AB116F">
        <w:t xml:space="preserve"> </w:t>
      </w:r>
      <w:r w:rsidRPr="00AB116F">
        <w:rPr>
          <w:noProof/>
        </w:rPr>
        <w:t xml:space="preserve">We removed low quality pixels and non-crop land cover types, and </w:t>
      </w:r>
      <w:r>
        <w:rPr>
          <w:noProof/>
        </w:rPr>
        <w:t>allow for the use of</w:t>
      </w:r>
      <w:r w:rsidRPr="00AB116F">
        <w:rPr>
          <w:noProof/>
        </w:rPr>
        <w:t xml:space="preserve"> </w:t>
      </w:r>
      <w:commentRangeStart w:id="55"/>
      <w:commentRangeStart w:id="56"/>
      <w:r w:rsidRPr="00AB116F">
        <w:rPr>
          <w:noProof/>
        </w:rPr>
        <w:t xml:space="preserve">smoothing splines </w:t>
      </w:r>
      <w:commentRangeEnd w:id="55"/>
      <w:r>
        <w:rPr>
          <w:rStyle w:val="CommentReference"/>
        </w:rPr>
        <w:commentReference w:id="55"/>
      </w:r>
      <w:commentRangeEnd w:id="56"/>
      <w:r>
        <w:rPr>
          <w:rStyle w:val="CommentReference"/>
        </w:rPr>
        <w:commentReference w:id="56"/>
      </w:r>
      <w:r w:rsidRPr="00AB116F">
        <w:rPr>
          <w:noProof/>
        </w:rPr>
        <w:t>to clean the time series</w:t>
      </w:r>
      <w:r w:rsidRPr="00604304">
        <w:rPr>
          <w:noProof/>
          <w:vertAlign w:val="superscript"/>
        </w:rPr>
        <w:fldChar w:fldCharType="begin"/>
      </w:r>
      <w:r w:rsidRPr="00604304">
        <w:rPr>
          <w:noProof/>
          <w:vertAlign w:val="superscript"/>
        </w:rPr>
        <w:instrText xml:space="preserve"> NOTEREF _Ref455567703 \h </w:instrText>
      </w:r>
      <w:r>
        <w:rPr>
          <w:noProof/>
          <w:vertAlign w:val="superscript"/>
        </w:rPr>
        <w:instrText xml:space="preserve"> \* MERGEFORMAT </w:instrText>
      </w:r>
      <w:r w:rsidRPr="00604304">
        <w:rPr>
          <w:noProof/>
          <w:vertAlign w:val="superscript"/>
        </w:rPr>
      </w:r>
      <w:r w:rsidRPr="00604304">
        <w:rPr>
          <w:noProof/>
          <w:vertAlign w:val="superscript"/>
        </w:rPr>
        <w:fldChar w:fldCharType="separate"/>
      </w:r>
      <w:r>
        <w:rPr>
          <w:noProof/>
          <w:vertAlign w:val="superscript"/>
        </w:rPr>
        <w:t>6</w:t>
      </w:r>
      <w:r w:rsidRPr="00604304">
        <w:rPr>
          <w:noProof/>
          <w:vertAlign w:val="superscript"/>
        </w:rPr>
        <w:fldChar w:fldCharType="end"/>
      </w:r>
      <w:r w:rsidRPr="00AB116F">
        <w:rPr>
          <w:noProof/>
        </w:rPr>
        <w:t xml:space="preserve">. </w:t>
      </w:r>
      <w:r>
        <w:rPr>
          <w:noProof/>
        </w:rPr>
        <w:t xml:space="preserve">Preliminary tests at the district level suggest however, that smooth splines may remove variation important to predicting wheat yeilds. </w:t>
      </w:r>
      <w:r w:rsidRPr="00AB116F">
        <w:t xml:space="preserve">Croplands were identified from the MODIS </w:t>
      </w:r>
      <w:r w:rsidRPr="00AB116F">
        <w:rPr>
          <w:shd w:val="clear" w:color="auto" w:fill="FFFFFF"/>
        </w:rPr>
        <w:t xml:space="preserve">MCD12Q1 land cover product using the International Geosphere–Biosphere </w:t>
      </w:r>
      <w:proofErr w:type="spellStart"/>
      <w:r w:rsidRPr="00AB116F">
        <w:rPr>
          <w:shd w:val="clear" w:color="auto" w:fill="FFFFFF"/>
        </w:rPr>
        <w:t>Programme</w:t>
      </w:r>
      <w:proofErr w:type="spellEnd"/>
      <w:r w:rsidRPr="00AB116F">
        <w:rPr>
          <w:shd w:val="clear" w:color="auto" w:fill="FFFFFF"/>
        </w:rPr>
        <w:t xml:space="preserve"> (IGBP) classification scheme. </w:t>
      </w:r>
      <w:r w:rsidRPr="00AB116F">
        <w:t xml:space="preserve">The </w:t>
      </w:r>
      <w:r>
        <w:t>vegetation index</w:t>
      </w:r>
      <w:r w:rsidRPr="00AB116F">
        <w:t xml:space="preserve"> signals observed for croplands </w:t>
      </w:r>
      <w:r w:rsidRPr="00AB116F">
        <w:rPr>
          <w:noProof/>
        </w:rPr>
        <w:t>were treated</w:t>
      </w:r>
      <w:r w:rsidRPr="00AB116F">
        <w:t xml:space="preserve"> as a </w:t>
      </w:r>
      <w:r w:rsidRPr="00AB116F">
        <w:rPr>
          <w:noProof/>
        </w:rPr>
        <w:t>proxy</w:t>
      </w:r>
      <w:r w:rsidRPr="00AB116F">
        <w:t xml:space="preserve"> for plots planted with wheat</w:t>
      </w:r>
      <w:r>
        <w:t>, the crop of primary interest</w:t>
      </w:r>
      <w:r w:rsidRPr="00AB116F">
        <w:t>.</w:t>
      </w:r>
      <w:r>
        <w:t xml:space="preserve"> We have every reason to believe that global land cover products can effective</w:t>
      </w:r>
      <w:ins w:id="57" w:author="Michael Mann" w:date="2016-07-06T11:33:00Z">
        <w:r w:rsidR="00376A61">
          <w:t>ly</w:t>
        </w:r>
      </w:ins>
      <w:r>
        <w:t xml:space="preserve"> identify croplands in Haryana and Punjab with their extensive planting of wheat (</w:t>
      </w:r>
      <w:r>
        <w:fldChar w:fldCharType="begin"/>
      </w:r>
      <w:r>
        <w:instrText xml:space="preserve"> REF _Ref453324054 \h </w:instrText>
      </w:r>
      <w:r>
        <w:fldChar w:fldCharType="separate"/>
      </w:r>
      <w:ins w:id="58" w:author="Michael Mann" w:date="2016-07-06T11:39:00Z">
        <w:r w:rsidR="00473E46">
          <w:t xml:space="preserve">Figure </w:t>
        </w:r>
        <w:r w:rsidR="00473E46">
          <w:rPr>
            <w:noProof/>
          </w:rPr>
          <w:t>4</w:t>
        </w:r>
      </w:ins>
      <w:del w:id="59" w:author="Michael Mann" w:date="2016-07-06T11:39:00Z">
        <w:r w:rsidDel="00473E46">
          <w:delText xml:space="preserve">Figure </w:delText>
        </w:r>
        <w:r w:rsidDel="00473E46">
          <w:rPr>
            <w:noProof/>
          </w:rPr>
          <w:delText>1</w:delText>
        </w:r>
      </w:del>
      <w:r>
        <w:fldChar w:fldCharType="end"/>
      </w:r>
      <w:r>
        <w:t xml:space="preserve">). Here we can see that there is little to no disagreement between land cover products for the area of interest </w:t>
      </w:r>
      <w:r>
        <w:fldChar w:fldCharType="begin" w:fldLock="1"/>
      </w:r>
      <w:r>
        <w:instrText>ADDIN CSL_CITATION { "citationItems" : [ { "id" : "ITEM-1", "itemData" : { "author" : [ { "dropping-particle" : "", "family" : "Fritz", "given" : "Steffen", "non-dropping-particle" : "", "parse-names" : false, "suffix" : "" }, { "dropping-particle" : "", "family" : "McCallum", "given" : "Ian", "non-dropping-particle" : "", "parse-names" : false, "suffix" : "" }, { "dropping-particle" : "", "family" : "Schill", "given" : "Christian", "non-dropping-particle" : "", "parse-names" : false, "suffix" : "" }, { "dropping-particle" : "", "family" : "Perger", "given" : "Christoph", "non-dropping-particle" : "", "parse-names" : false, "suffix" : "" }, { "dropping-particle" : "", "family" : "Grillmayer", "given" : "Roland", "non-dropping-particle" : "", "parse-names" : false, "suffix" : "" }, { "dropping-particle" : "", "family" : "Achard", "given" : "Fr\u00e9d\u00e9ric", "non-dropping-particle" : "", "parse-names" : false, "suffix" : "" }, { "dropping-particle" : "", "family" : "Kraxner", "given" : "Florian", "non-dropping-particle" : "", "parse-names" : false, "suffix" : "" }, { "dropping-particle" : "", "family" : "Obersteiner", "given" : "Michael", "non-dropping-particle" : "", "parse-names" : false, "suffix" : "" } ], "container-title" : "Remote Sensing", "id" : "ITEM-1", "issue" : "3", "issued" : { "date-parts" : [ [ "2009" ] ] }, "page" : "345-354", "publisher" : "Molecular Diversity Preservation International", "title" : "Geo-Wiki. Org: The use of crowdsourcing to improve global land cover", "type" : "article-journal", "volume" : "1" }, "uris" : [ "http://www.mendeley.com/documents/?uuid=bb1e332e-dcce-4d75-971a-2b416f118d0b" ] } ], "mendeley" : { "formattedCitation" : "[9]", "plainTextFormattedCitation" : "[9]", "previouslyFormattedCitation" : "[9]" }, "properties" : { "noteIndex" : 0 }, "schema" : "https://github.com/citation-style-language/schema/raw/master/csl-citation.json" }</w:instrText>
      </w:r>
      <w:r>
        <w:fldChar w:fldCharType="separate"/>
      </w:r>
      <w:r w:rsidRPr="001865BF">
        <w:rPr>
          <w:noProof/>
        </w:rPr>
        <w:t>[9]</w:t>
      </w:r>
      <w:r>
        <w:fldChar w:fldCharType="end"/>
      </w:r>
      <w:r>
        <w:t xml:space="preserve">. </w:t>
      </w:r>
      <w:ins w:id="60" w:author="Michael Mann" w:date="2016-07-06T11:40:00Z">
        <w:r w:rsidR="00473E46">
          <w:t xml:space="preserve">The only major area of disagreement is along (and predominantly outside of the) the Southern </w:t>
        </w:r>
      </w:ins>
      <w:ins w:id="61" w:author="Michael Mann" w:date="2016-07-06T11:41:00Z">
        <w:r w:rsidR="00473E46">
          <w:t>border</w:t>
        </w:r>
      </w:ins>
      <w:ins w:id="62" w:author="Michael Mann" w:date="2016-07-06T11:40:00Z">
        <w:r w:rsidR="00473E46">
          <w:t xml:space="preserve"> of Haryana where </w:t>
        </w:r>
      </w:ins>
      <w:ins w:id="63" w:author="Michael Mann" w:date="2016-07-06T11:41:00Z">
        <w:r w:rsidR="00473E46">
          <w:t xml:space="preserve">the Rajasthan Desert begins. </w:t>
        </w:r>
      </w:ins>
      <w:ins w:id="64" w:author="Michael Mann [2]" w:date="2016-07-06T17:19:00Z">
        <w:r w:rsidR="00921F7E">
          <w:t xml:space="preserve">Care should be taken however for communities in these semi-arid transition regions. </w:t>
        </w:r>
      </w:ins>
    </w:p>
    <w:p w14:paraId="1B616AF0" w14:textId="77777777" w:rsidR="00A3076D" w:rsidRPr="00AB116F" w:rsidRDefault="00A3076D" w:rsidP="00600BFD"/>
    <w:p w14:paraId="03503DAD" w14:textId="0B23E309" w:rsidR="00600BFD" w:rsidRDefault="00473E46" w:rsidP="00600BFD">
      <w:pPr>
        <w:keepNext/>
        <w:jc w:val="center"/>
      </w:pPr>
      <w:ins w:id="65" w:author="Michael Mann" w:date="2016-07-06T11:35:00Z">
        <w:r w:rsidRPr="000D045C">
          <w:rPr>
            <w:rStyle w:val="SubtleEmphasis"/>
            <w:noProof/>
          </w:rPr>
          <mc:AlternateContent>
            <mc:Choice Requires="wps">
              <w:drawing>
                <wp:anchor distT="45720" distB="45720" distL="114300" distR="114300" simplePos="0" relativeHeight="251686912" behindDoc="0" locked="0" layoutInCell="1" allowOverlap="1" wp14:anchorId="7AC974E8" wp14:editId="5A750AD5">
                  <wp:simplePos x="0" y="0"/>
                  <wp:positionH relativeFrom="column">
                    <wp:posOffset>3848100</wp:posOffset>
                  </wp:positionH>
                  <wp:positionV relativeFrom="paragraph">
                    <wp:posOffset>1541145</wp:posOffset>
                  </wp:positionV>
                  <wp:extent cx="1051560" cy="390525"/>
                  <wp:effectExtent l="0" t="190500" r="0" b="2000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880">
                            <a:off x="0" y="0"/>
                            <a:ext cx="1051560" cy="390525"/>
                          </a:xfrm>
                          <a:prstGeom prst="rect">
                            <a:avLst/>
                          </a:prstGeom>
                          <a:noFill/>
                          <a:ln w="9525">
                            <a:noFill/>
                            <a:miter lim="800000"/>
                            <a:headEnd/>
                            <a:tailEnd/>
                          </a:ln>
                        </wps:spPr>
                        <wps:txbx>
                          <w:txbxContent>
                            <w:p w14:paraId="1543D60C" w14:textId="58B40E28" w:rsidR="00473E46" w:rsidRPr="000D045C" w:rsidRDefault="00473E46" w:rsidP="00473E46">
                              <w:pPr>
                                <w:rPr>
                                  <w:b/>
                                  <w:color w:val="FFFFFF" w:themeColor="background1"/>
                                  <w:sz w:val="32"/>
                                </w:rPr>
                              </w:pPr>
                              <w:r>
                                <w:rPr>
                                  <w:b/>
                                  <w:color w:val="FFFFFF" w:themeColor="background1"/>
                                  <w:sz w:val="32"/>
                                </w:rPr>
                                <w:t>Haryana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74E8" id="Text Box 2" o:spid="_x0000_s1027" type="#_x0000_t202" style="position:absolute;left:0;text-align:left;margin-left:303pt;margin-top:121.35pt;width:82.8pt;height:30.75pt;rotation:2031485fd;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" filled="f" stroked="f">
                  <v:textbox>
                    <w:txbxContent>
                      <w:p w14:paraId="1543D60C" w14:textId="58B40E28" w:rsidR="00473E46" w:rsidRPr="000D045C" w:rsidRDefault="00473E46" w:rsidP="00473E46">
                        <w:pPr>
                          <w:rPr>
                            <w:b/>
                            <w:color w:val="FFFFFF" w:themeColor="background1"/>
                            <w:sz w:val="32"/>
                          </w:rPr>
                        </w:pPr>
                        <w:r>
                          <w:rPr>
                            <w:b/>
                            <w:color w:val="FFFFFF" w:themeColor="background1"/>
                            <w:sz w:val="32"/>
                          </w:rPr>
                          <w:t>Haryana</w:t>
                        </w:r>
                      </w:p>
                    </w:txbxContent>
                  </v:textbox>
                </v:shape>
              </w:pict>
            </mc:Fallback>
          </mc:AlternateContent>
        </w:r>
      </w:ins>
      <w:r w:rsidR="00600BFD" w:rsidRPr="000D045C">
        <w:rPr>
          <w:rStyle w:val="SubtleEmphasis"/>
          <w:noProof/>
        </w:rPr>
        <mc:AlternateContent>
          <mc:Choice Requires="wps">
            <w:drawing>
              <wp:anchor distT="45720" distB="45720" distL="114300" distR="114300" simplePos="0" relativeHeight="251659264" behindDoc="0" locked="0" layoutInCell="1" allowOverlap="1" wp14:anchorId="04AD320D" wp14:editId="7E86B1F4">
                <wp:simplePos x="0" y="0"/>
                <wp:positionH relativeFrom="column">
                  <wp:posOffset>3400425</wp:posOffset>
                </wp:positionH>
                <wp:positionV relativeFrom="paragraph">
                  <wp:posOffset>963930</wp:posOffset>
                </wp:positionV>
                <wp:extent cx="1051560" cy="390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90525"/>
                        </a:xfrm>
                        <a:prstGeom prst="rect">
                          <a:avLst/>
                        </a:prstGeom>
                        <a:noFill/>
                        <a:ln w="9525">
                          <a:noFill/>
                          <a:miter lim="800000"/>
                          <a:headEnd/>
                          <a:tailEnd/>
                        </a:ln>
                      </wps:spPr>
                      <wps:txbx>
                        <w:txbxContent>
                          <w:p w14:paraId="256254C3" w14:textId="77777777" w:rsidR="00FB75E9" w:rsidRPr="000D045C" w:rsidRDefault="00FB75E9" w:rsidP="00600BFD">
                            <w:pPr>
                              <w:rPr>
                                <w:b/>
                                <w:color w:val="FFFFFF" w:themeColor="background1"/>
                                <w:sz w:val="32"/>
                              </w:rPr>
                            </w:pPr>
                            <w:r w:rsidRPr="000D045C">
                              <w:rPr>
                                <w:b/>
                                <w:color w:val="FFFFFF" w:themeColor="background1"/>
                                <w:sz w:val="32"/>
                              </w:rPr>
                              <w:t>Punjab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320D" id="_x0000_s1028" type="#_x0000_t202" style="position:absolute;left:0;text-align:left;margin-left:267.75pt;margin-top:75.9pt;width:82.8pt;height:3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" filled="f" stroked="f">
                <v:textbox>
                  <w:txbxContent>
                    <w:p w14:paraId="256254C3" w14:textId="77777777" w:rsidR="00FB75E9" w:rsidRPr="000D045C" w:rsidRDefault="00FB75E9" w:rsidP="00600BFD">
                      <w:pPr>
                        <w:rPr>
                          <w:b/>
                          <w:color w:val="FFFFFF" w:themeColor="background1"/>
                          <w:sz w:val="32"/>
                        </w:rPr>
                      </w:pPr>
                      <w:r w:rsidRPr="000D045C">
                        <w:rPr>
                          <w:b/>
                          <w:color w:val="FFFFFF" w:themeColor="background1"/>
                          <w:sz w:val="32"/>
                        </w:rPr>
                        <w:t>Punjab</w:t>
                      </w:r>
                    </w:p>
                  </w:txbxContent>
                </v:textbox>
              </v:shape>
            </w:pict>
          </mc:Fallback>
        </mc:AlternateContent>
      </w:r>
      <w:commentRangeStart w:id="66"/>
      <w:commentRangeStart w:id="67"/>
      <w:r w:rsidR="00600BFD" w:rsidRPr="000D045C">
        <w:rPr>
          <w:noProof/>
          <w:szCs w:val="24"/>
        </w:rPr>
        <w:drawing>
          <wp:inline distT="0" distB="0" distL="0" distR="0" wp14:anchorId="7369EC46" wp14:editId="419A3B0E">
            <wp:extent cx="4388247" cy="28257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t="802"/>
                    <a:stretch/>
                  </pic:blipFill>
                  <pic:spPr bwMode="auto">
                    <a:xfrm>
                      <a:off x="0" y="0"/>
                      <a:ext cx="4404357" cy="2836124"/>
                    </a:xfrm>
                    <a:prstGeom prst="rect">
                      <a:avLst/>
                    </a:prstGeom>
                    <a:ln>
                      <a:noFill/>
                    </a:ln>
                    <a:effectLst/>
                    <a:extLst>
                      <a:ext uri="{53640926-AAD7-44D8-BBD7-CCE9431645EC}">
                        <a14:shadowObscured xmlns:a14="http://schemas.microsoft.com/office/drawing/2010/main"/>
                      </a:ext>
                    </a:extLst>
                  </pic:spPr>
                </pic:pic>
              </a:graphicData>
            </a:graphic>
          </wp:inline>
        </w:drawing>
      </w:r>
      <w:commentRangeEnd w:id="66"/>
      <w:r w:rsidR="00376A61">
        <w:rPr>
          <w:rStyle w:val="CommentReference"/>
        </w:rPr>
        <w:commentReference w:id="66"/>
      </w:r>
      <w:commentRangeEnd w:id="67"/>
      <w:r w:rsidR="00376A61">
        <w:rPr>
          <w:rStyle w:val="CommentReference"/>
        </w:rPr>
        <w:commentReference w:id="67"/>
      </w:r>
    </w:p>
    <w:p w14:paraId="385ACA13" w14:textId="77777777" w:rsidR="00600BFD" w:rsidRDefault="00600BFD" w:rsidP="00600BFD">
      <w:pPr>
        <w:pStyle w:val="Caption"/>
        <w:jc w:val="center"/>
      </w:pPr>
      <w:bookmarkStart w:id="68" w:name="_Ref453324054"/>
      <w:r>
        <w:t xml:space="preserve">Figure </w:t>
      </w:r>
      <w:r w:rsidR="00043540">
        <w:fldChar w:fldCharType="begin"/>
      </w:r>
      <w:r w:rsidR="00043540">
        <w:instrText xml:space="preserve"> SEQ Figure \* ARABIC </w:instrText>
      </w:r>
      <w:r w:rsidR="00043540">
        <w:fldChar w:fldCharType="separate"/>
      </w:r>
      <w:r w:rsidR="00B66DE1">
        <w:rPr>
          <w:noProof/>
        </w:rPr>
        <w:t>4</w:t>
      </w:r>
      <w:r w:rsidR="00043540">
        <w:rPr>
          <w:noProof/>
        </w:rPr>
        <w:fldChar w:fldCharType="end"/>
      </w:r>
      <w:bookmarkEnd w:id="68"/>
      <w:r>
        <w:t xml:space="preserve">: Estimates of cropland disagreement between multiple land cover products </w:t>
      </w:r>
    </w:p>
    <w:p w14:paraId="0E070589" w14:textId="77777777" w:rsidR="00600BFD" w:rsidRPr="000A52BD" w:rsidRDefault="00600BFD" w:rsidP="00600BFD">
      <w:pPr>
        <w:pStyle w:val="NoSpacing"/>
        <w:jc w:val="center"/>
        <w:rPr>
          <w:rStyle w:val="SubtleEmphasis"/>
          <w:iCs w:val="0"/>
          <w:color w:val="auto"/>
          <w:sz w:val="18"/>
        </w:rPr>
      </w:pPr>
      <w:r w:rsidRPr="000A52BD">
        <w:rPr>
          <w:rStyle w:val="SubtleEmphasis"/>
          <w:iCs w:val="0"/>
          <w:color w:val="auto"/>
          <w:sz w:val="18"/>
        </w:rPr>
        <w:t>Land cover products often suffer from disagreement between classification schemes. Disagreement between land cover products on the location of croplands can be seen above in yellow (low disagreement) and dark yellow (high disagreement).</w:t>
      </w:r>
    </w:p>
    <w:p w14:paraId="3E6C1FF4" w14:textId="77777777" w:rsidR="00295A37" w:rsidRDefault="00295A37" w:rsidP="00295A37">
      <w:pPr>
        <w:pStyle w:val="Heading2"/>
      </w:pPr>
      <w:r>
        <w:t>REmote Sensing Limitations</w:t>
      </w:r>
    </w:p>
    <w:p w14:paraId="55129C8B" w14:textId="18D676F6" w:rsidR="00295A37" w:rsidRDefault="00295A37" w:rsidP="00295A37">
      <w:r>
        <w:t xml:space="preserve">Remote sensing like most data suffers from a variety of </w:t>
      </w:r>
      <w:r w:rsidR="00D402EF">
        <w:t>limitations</w:t>
      </w:r>
      <w:r>
        <w:t>. These include the fact that satellite</w:t>
      </w:r>
      <w:r w:rsidR="00D402EF">
        <w:t>s</w:t>
      </w:r>
      <w:r>
        <w:t xml:space="preserve"> do not directly me</w:t>
      </w:r>
      <w:r w:rsidR="00D402EF">
        <w:t xml:space="preserve">asure vegetation properties, </w:t>
      </w:r>
      <w:r>
        <w:t>rainfall</w:t>
      </w:r>
      <w:r w:rsidR="00D402EF">
        <w:t>, or land cover</w:t>
      </w:r>
      <w:r>
        <w:t xml:space="preserve"> but instead infer them from reflected portions of the electromagnetic spectrum. Vegetation indexes have a variety of well-documented shortcomings including errors related to clouds, dust, solar illumination angles, and background soil properties.  </w:t>
      </w:r>
      <w:r w:rsidR="00D402EF">
        <w:t xml:space="preserve">Many of the issues have been address by recent advances in image preprocessing, however </w:t>
      </w:r>
      <w:r w:rsidR="00462F2E">
        <w:t>many</w:t>
      </w:r>
      <w:r w:rsidR="00D402EF">
        <w:t xml:space="preserve"> issues remain. </w:t>
      </w:r>
      <w:r w:rsidR="00462F2E">
        <w:t xml:space="preserve">Negative consequences can be avoided to rigorous pretesting and verification. </w:t>
      </w:r>
      <w:r w:rsidR="00BD4580">
        <w:t>Additionally, at a relatively course spatial resolution</w:t>
      </w:r>
      <w:r w:rsidR="00462F2E">
        <w:t xml:space="preserve"> (250m)</w:t>
      </w:r>
      <w:r w:rsidR="00BD4580">
        <w:t xml:space="preserve"> individual pixels </w:t>
      </w:r>
      <w:r w:rsidR="00462F2E">
        <w:t xml:space="preserve">often </w:t>
      </w:r>
      <w:r w:rsidR="00BD4580">
        <w:t xml:space="preserve">include a mix of crops, soil, trees or other natural vegetation. </w:t>
      </w:r>
      <w:r w:rsidR="00BD4580">
        <w:rPr>
          <w:rFonts w:cs="NimbusRomNo9L-Regu"/>
        </w:rPr>
        <w:t>Therefore, vegetation indices</w:t>
      </w:r>
      <w:r w:rsidRPr="00E05A80">
        <w:rPr>
          <w:rFonts w:cs="NimbusRomNo9L-Regu"/>
        </w:rPr>
        <w:t xml:space="preserve"> must be interpreted carefully depending</w:t>
      </w:r>
      <w:r w:rsidRPr="00E05A80">
        <w:t xml:space="preserve"> </w:t>
      </w:r>
      <w:r w:rsidRPr="00E05A80">
        <w:rPr>
          <w:rFonts w:cs="NimbusRomNo9L-Regu"/>
        </w:rPr>
        <w:t xml:space="preserve">on whether it is looking at </w:t>
      </w:r>
      <w:r w:rsidR="00BD4580">
        <w:rPr>
          <w:rFonts w:cs="NimbusRomNo9L-Regu"/>
        </w:rPr>
        <w:t>crops</w:t>
      </w:r>
      <w:r>
        <w:rPr>
          <w:rFonts w:cs="NimbusRomNo9L-Regu"/>
        </w:rPr>
        <w:t xml:space="preserve">, </w:t>
      </w:r>
      <w:r w:rsidR="00CF1A6D">
        <w:rPr>
          <w:rFonts w:cs="NimbusRomNo9L-Regu"/>
        </w:rPr>
        <w:t>grasslands</w:t>
      </w:r>
      <w:r>
        <w:rPr>
          <w:rFonts w:cs="NimbusRomNo9L-Regu"/>
        </w:rPr>
        <w:t xml:space="preserve"> or forest </w:t>
      </w:r>
      <w:r w:rsidRPr="00E05A80">
        <w:t xml:space="preserve"> </w:t>
      </w:r>
      <w:r w:rsidRPr="00E05A80">
        <w:fldChar w:fldCharType="begin" w:fldLock="1"/>
      </w:r>
      <w:r w:rsidRPr="00E05A80">
        <w:instrText>ADDIN CSL_CITATION { "citationItems" : [ { "id" : "ITEM-1", "itemData" : { "DOI" : "10.1007/s11111-013-0201-0", "author" : [ { "dropping-particle" : "", "family" : "Brown", "given" : "M E", "non-dropping-particle" : "", "parse-names" : false, "suffix" : "" }, { "dropping-particle" : "", "family" : "Grace", "given" : "K", "non-dropping-particle" : "", "parse-names" : false, "suffix" : "" }, { "dropping-particle" : "", "family" : "Shively", "given" : "G", "non-dropping-particle" : "", "parse-names" : false, "suffix" : "" }, { "dropping-particle" : "", "family" : "Johnson", "given" : "K", "non-dropping-particle" : "", "parse-names" : false, "suffix" : "" }, { "dropping-particle" : "", "family" : "Carroll", "given" : "M", "non-dropping-particle" : "", "parse-names" : false, "suffix" : "" } ], "container-title" : "Population and Environment", "id" : "ITEM-1", "issue" : "1", "issued" : { "date-parts" : [ [ "2014" ] ] }, "page" : "48-72", "title" : "Using Satellite Remote Sensing and Household Survey Data to Assess Human Health and Nutrition Response to Environmental Change", "type" : "article-journal", "volume" : "36" }, "uris" : [ "http://www.mendeley.com/documents/?uuid=7f8993a4-6f78-4530-b557-09061eef09c8" ] } ], "mendeley" : { "formattedCitation" : "[13]", "plainTextFormattedCitation" : "[13]", "previouslyFormattedCitation" : "[13]" }, "properties" : { "noteIndex" : 0 }, "schema" : "https://github.com/citation-style-language/schema/raw/master/csl-citation.json" }</w:instrText>
      </w:r>
      <w:r w:rsidRPr="00E05A80">
        <w:fldChar w:fldCharType="separate"/>
      </w:r>
      <w:r w:rsidRPr="00E05A80">
        <w:rPr>
          <w:noProof/>
        </w:rPr>
        <w:t>[13]</w:t>
      </w:r>
      <w:r w:rsidRPr="00E05A80">
        <w:fldChar w:fldCharType="end"/>
      </w:r>
      <w:r>
        <w:t>.</w:t>
      </w:r>
      <w:r w:rsidR="007836B0">
        <w:t xml:space="preserve"> </w:t>
      </w:r>
      <w:r w:rsidR="00CF1A6D">
        <w:t>EVI (NDVI) values are</w:t>
      </w:r>
      <w:r w:rsidR="00462F2E">
        <w:t xml:space="preserve"> also </w:t>
      </w:r>
      <w:r w:rsidR="00CF1A6D">
        <w:t>affected</w:t>
      </w:r>
      <w:r w:rsidR="00462F2E">
        <w:t xml:space="preserve"> by </w:t>
      </w:r>
      <w:r w:rsidR="004B65BD">
        <w:t xml:space="preserve">changes in </w:t>
      </w:r>
      <w:r w:rsidR="00D402EF">
        <w:t>land cove</w:t>
      </w:r>
      <w:r w:rsidR="004B65BD">
        <w:t>r</w:t>
      </w:r>
      <w:r w:rsidR="00D402EF">
        <w:t xml:space="preserve">. Some shifts in vegetation indices will not reflect changes in plant health but instead </w:t>
      </w:r>
      <w:r w:rsidR="00B66DE1">
        <w:t>be the result of the removal of</w:t>
      </w:r>
      <w:r w:rsidR="00CF1A6D">
        <w:t xml:space="preserve"> trees,</w:t>
      </w:r>
      <w:r w:rsidR="00D402EF">
        <w:t xml:space="preserve"> the construction of a road, or some other shift in land cover to a portion of a pixel. </w:t>
      </w:r>
    </w:p>
    <w:p w14:paraId="460C7695" w14:textId="77777777" w:rsidR="002B295B" w:rsidRDefault="002B295B" w:rsidP="0030169C">
      <w:pPr>
        <w:pStyle w:val="Heading2"/>
      </w:pPr>
      <w:r>
        <w:t>Preliminary Yield Estimation Results</w:t>
      </w:r>
    </w:p>
    <w:p w14:paraId="672E1628" w14:textId="697D9675" w:rsidR="002B295B" w:rsidRDefault="005616A7" w:rsidP="00295A37">
      <w:r>
        <w:t xml:space="preserve">It is critical that the indices we develop here correlate with the losses we aim to indemnify. </w:t>
      </w:r>
      <w:r w:rsidR="0021014C">
        <w:t>As a preliminary test</w:t>
      </w:r>
      <w:r w:rsidR="00D402EF">
        <w:t>,</w:t>
      </w:r>
      <w:r w:rsidR="0021014C">
        <w:t xml:space="preserve"> we estimate</w:t>
      </w:r>
      <w:r>
        <w:t xml:space="preserve"> district level wheat yields usi</w:t>
      </w:r>
      <w:r w:rsidR="00DC0780">
        <w:t>ng a panel regression against 17</w:t>
      </w:r>
      <w:r>
        <w:t xml:space="preserve"> metrics of vegetation and district fixed effects for the 2002 to </w:t>
      </w:r>
      <w:commentRangeStart w:id="69"/>
      <w:commentRangeStart w:id="70"/>
      <w:r>
        <w:t xml:space="preserve">2016 </w:t>
      </w:r>
      <w:commentRangeEnd w:id="69"/>
      <w:r w:rsidR="00473E46">
        <w:rPr>
          <w:rStyle w:val="CommentReference"/>
        </w:rPr>
        <w:commentReference w:id="69"/>
      </w:r>
      <w:commentRangeEnd w:id="70"/>
      <w:r w:rsidR="00473E46">
        <w:rPr>
          <w:rStyle w:val="CommentReference"/>
        </w:rPr>
        <w:commentReference w:id="70"/>
      </w:r>
      <w:r>
        <w:t>period</w:t>
      </w:r>
      <w:r w:rsidR="005E07DE">
        <w:t xml:space="preserve"> (</w:t>
      </w:r>
      <w:r w:rsidR="005E07DE">
        <w:fldChar w:fldCharType="begin"/>
      </w:r>
      <w:r w:rsidR="005E07DE">
        <w:instrText xml:space="preserve"> REF _Ref454187164 \h </w:instrText>
      </w:r>
      <w:r w:rsidR="005E07DE">
        <w:fldChar w:fldCharType="separate"/>
      </w:r>
      <w:r w:rsidR="005E07DE">
        <w:t xml:space="preserve">Table </w:t>
      </w:r>
      <w:r w:rsidR="005E07DE">
        <w:rPr>
          <w:noProof/>
        </w:rPr>
        <w:t>1</w:t>
      </w:r>
      <w:r w:rsidR="005E07DE">
        <w:fldChar w:fldCharType="end"/>
      </w:r>
      <w:r w:rsidR="005E07DE">
        <w:t>)</w:t>
      </w:r>
      <w:r>
        <w:t>. We fi</w:t>
      </w:r>
      <w:r w:rsidR="0046514B">
        <w:t>nd that we can explain 8</w:t>
      </w:r>
      <w:r>
        <w:t xml:space="preserve">4% of the variance </w:t>
      </w:r>
      <w:r w:rsidR="0046514B">
        <w:t>(</w:t>
      </w:r>
      <w:commentRangeStart w:id="71"/>
      <w:commentRangeStart w:id="72"/>
      <w:r w:rsidR="0046514B">
        <w:t>6</w:t>
      </w:r>
      <w:r>
        <w:t>5% within</w:t>
      </w:r>
      <w:commentRangeEnd w:id="71"/>
      <w:r w:rsidR="00473E46">
        <w:rPr>
          <w:rStyle w:val="CommentReference"/>
        </w:rPr>
        <w:commentReference w:id="71"/>
      </w:r>
      <w:commentRangeEnd w:id="72"/>
      <w:r w:rsidR="00473E46">
        <w:rPr>
          <w:rStyle w:val="CommentReference"/>
        </w:rPr>
        <w:commentReference w:id="72"/>
      </w:r>
      <w:r>
        <w:t>) in wheat yields. Although the course spatial scale of the data</w:t>
      </w:r>
      <w:r w:rsidR="00D402EF">
        <w:t xml:space="preserve"> (district-level)</w:t>
      </w:r>
      <w:r>
        <w:t xml:space="preserve"> </w:t>
      </w:r>
      <w:r w:rsidR="00D402EF">
        <w:t>leaves</w:t>
      </w:r>
      <w:r>
        <w:t xml:space="preserve"> </w:t>
      </w:r>
      <w:r w:rsidR="00D402EF">
        <w:t xml:space="preserve">its applicability for farm-level </w:t>
      </w:r>
      <w:r>
        <w:t xml:space="preserve">analysis an open ended question, these findings are suggestive that the algorithms developed in this project provide meaningful indicators of plant health and productivity across a growing season. </w:t>
      </w:r>
    </w:p>
    <w:p w14:paraId="6E14E92D" w14:textId="747F04A7" w:rsidR="005E07DE" w:rsidRDefault="005E07DE" w:rsidP="005E07DE">
      <w:pPr>
        <w:pStyle w:val="Caption"/>
        <w:keepNext/>
      </w:pPr>
      <w:bookmarkStart w:id="73" w:name="_Ref454187164"/>
      <w:r>
        <w:t xml:space="preserve">Table </w:t>
      </w:r>
      <w:r w:rsidR="00043540">
        <w:fldChar w:fldCharType="begin"/>
      </w:r>
      <w:r w:rsidR="00043540">
        <w:instrText xml:space="preserve"> SEQ Table \* ARABIC </w:instrText>
      </w:r>
      <w:r w:rsidR="00043540">
        <w:fldChar w:fldCharType="separate"/>
      </w:r>
      <w:r>
        <w:rPr>
          <w:noProof/>
        </w:rPr>
        <w:t>1</w:t>
      </w:r>
      <w:r w:rsidR="00043540">
        <w:rPr>
          <w:noProof/>
        </w:rPr>
        <w:fldChar w:fldCharType="end"/>
      </w:r>
      <w:bookmarkEnd w:id="73"/>
      <w:r w:rsidR="004B65BD">
        <w:t>: District level random-e</w:t>
      </w:r>
      <w:r>
        <w:t xml:space="preserve">ffects </w:t>
      </w:r>
      <w:commentRangeStart w:id="74"/>
      <w:commentRangeStart w:id="75"/>
      <w:r>
        <w:t xml:space="preserve">regression of </w:t>
      </w:r>
      <w:ins w:id="76" w:author="Michael Mann" w:date="2016-07-06T11:45:00Z">
        <w:r w:rsidR="00C0774F">
          <w:t xml:space="preserve">wheat </w:t>
        </w:r>
      </w:ins>
      <w:r>
        <w:t xml:space="preserve">yields per hectare </w:t>
      </w:r>
      <w:r w:rsidR="004B65BD">
        <w:t>using</w:t>
      </w:r>
      <w:r>
        <w:t xml:space="preserve"> EVI vegetation in</w:t>
      </w:r>
      <w:commentRangeEnd w:id="74"/>
      <w:r w:rsidR="00C0774F">
        <w:rPr>
          <w:rStyle w:val="CommentReference"/>
          <w:bCs w:val="0"/>
          <w:color w:val="auto"/>
        </w:rPr>
        <w:commentReference w:id="74"/>
      </w:r>
      <w:commentRangeEnd w:id="75"/>
      <w:r w:rsidR="00C0774F">
        <w:rPr>
          <w:rStyle w:val="CommentReference"/>
          <w:bCs w:val="0"/>
          <w:color w:val="auto"/>
        </w:rPr>
        <w:commentReference w:id="75"/>
      </w:r>
      <w:r>
        <w:t>dices</w:t>
      </w:r>
    </w:p>
    <w:tbl>
      <w:tblPr>
        <w:tblStyle w:val="GridTable3-Accent3"/>
        <w:tblW w:w="0" w:type="auto"/>
        <w:tblLook w:val="0400" w:firstRow="0" w:lastRow="0" w:firstColumn="0" w:lastColumn="0" w:noHBand="0" w:noVBand="1"/>
      </w:tblPr>
      <w:tblGrid>
        <w:gridCol w:w="2900"/>
        <w:gridCol w:w="1330"/>
        <w:gridCol w:w="1440"/>
        <w:gridCol w:w="2044"/>
        <w:gridCol w:w="960"/>
      </w:tblGrid>
      <w:tr w:rsidR="004B65BD" w:rsidRPr="006B4D0E" w14:paraId="215D65AA" w14:textId="77777777" w:rsidTr="004B65BD">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33424BB9" w14:textId="77777777" w:rsidR="004B65BD" w:rsidRPr="006B4D0E" w:rsidRDefault="004B65BD" w:rsidP="004B65BD">
            <w:pPr>
              <w:rPr>
                <w:b/>
              </w:rPr>
            </w:pPr>
            <w:r w:rsidRPr="006B4D0E">
              <w:rPr>
                <w:b/>
              </w:rPr>
              <w:t>Random-effects regression</w:t>
            </w:r>
          </w:p>
        </w:tc>
        <w:tc>
          <w:tcPr>
            <w:tcW w:w="1330" w:type="dxa"/>
            <w:noWrap/>
          </w:tcPr>
          <w:p w14:paraId="115FD319" w14:textId="77777777" w:rsidR="004B65BD" w:rsidRPr="006B4D0E" w:rsidRDefault="004B65BD" w:rsidP="004B65BD">
            <w:pPr>
              <w:rPr>
                <w:b/>
              </w:rPr>
            </w:pPr>
            <w:r>
              <w:rPr>
                <w:b/>
              </w:rPr>
              <w:t>Dependent:</w:t>
            </w:r>
          </w:p>
        </w:tc>
        <w:tc>
          <w:tcPr>
            <w:tcW w:w="1440" w:type="dxa"/>
            <w:noWrap/>
            <w:hideMark/>
          </w:tcPr>
          <w:p w14:paraId="24322639" w14:textId="77777777" w:rsidR="004B65BD" w:rsidRPr="006B4D0E" w:rsidRDefault="004B65BD" w:rsidP="004B65BD">
            <w:pPr>
              <w:rPr>
                <w:b/>
              </w:rPr>
            </w:pPr>
            <w:proofErr w:type="spellStart"/>
            <w:r w:rsidRPr="006B4D0E">
              <w:rPr>
                <w:b/>
              </w:rPr>
              <w:t>yield_tn_ha</w:t>
            </w:r>
            <w:proofErr w:type="spellEnd"/>
          </w:p>
        </w:tc>
        <w:tc>
          <w:tcPr>
            <w:tcW w:w="2044" w:type="dxa"/>
            <w:noWrap/>
          </w:tcPr>
          <w:p w14:paraId="32F11EC4" w14:textId="77777777" w:rsidR="004B65BD" w:rsidRPr="006B4D0E" w:rsidRDefault="004B65BD" w:rsidP="004B65BD">
            <w:pPr>
              <w:rPr>
                <w:b/>
              </w:rPr>
            </w:pPr>
          </w:p>
        </w:tc>
        <w:tc>
          <w:tcPr>
            <w:tcW w:w="960" w:type="dxa"/>
            <w:noWrap/>
            <w:hideMark/>
          </w:tcPr>
          <w:p w14:paraId="673618AC" w14:textId="77777777" w:rsidR="004B65BD" w:rsidRPr="006B4D0E" w:rsidRDefault="004B65BD" w:rsidP="004B65BD">
            <w:pPr>
              <w:rPr>
                <w:b/>
              </w:rPr>
            </w:pPr>
          </w:p>
        </w:tc>
      </w:tr>
      <w:tr w:rsidR="004B65BD" w:rsidRPr="0046514B" w14:paraId="6140B3D8" w14:textId="77777777" w:rsidTr="0046514B">
        <w:trPr>
          <w:trHeight w:val="288"/>
        </w:trPr>
        <w:tc>
          <w:tcPr>
            <w:tcW w:w="2900" w:type="dxa"/>
            <w:shd w:val="clear" w:color="auto" w:fill="auto"/>
            <w:noWrap/>
            <w:hideMark/>
          </w:tcPr>
          <w:p w14:paraId="1711E2CF" w14:textId="77777777" w:rsidR="004B65BD" w:rsidRPr="0046514B" w:rsidRDefault="004B65BD" w:rsidP="004B65BD">
            <w:r w:rsidRPr="0046514B">
              <w:t xml:space="preserve">Group variable: </w:t>
            </w:r>
            <w:proofErr w:type="spellStart"/>
            <w:r w:rsidRPr="0046514B">
              <w:t>i</w:t>
            </w:r>
            <w:proofErr w:type="spellEnd"/>
          </w:p>
        </w:tc>
        <w:tc>
          <w:tcPr>
            <w:tcW w:w="1330" w:type="dxa"/>
            <w:shd w:val="clear" w:color="auto" w:fill="auto"/>
            <w:noWrap/>
            <w:hideMark/>
          </w:tcPr>
          <w:p w14:paraId="2436CD95" w14:textId="77777777" w:rsidR="004B65BD" w:rsidRPr="0046514B" w:rsidRDefault="004B65BD" w:rsidP="004B65BD"/>
        </w:tc>
        <w:tc>
          <w:tcPr>
            <w:tcW w:w="1440" w:type="dxa"/>
            <w:shd w:val="clear" w:color="auto" w:fill="auto"/>
            <w:noWrap/>
            <w:hideMark/>
          </w:tcPr>
          <w:p w14:paraId="65799150" w14:textId="77777777" w:rsidR="004B65BD" w:rsidRPr="0046514B" w:rsidRDefault="004B65BD" w:rsidP="004B65BD"/>
        </w:tc>
        <w:tc>
          <w:tcPr>
            <w:tcW w:w="2044" w:type="dxa"/>
            <w:shd w:val="clear" w:color="auto" w:fill="auto"/>
            <w:noWrap/>
            <w:hideMark/>
          </w:tcPr>
          <w:p w14:paraId="03C88F25" w14:textId="77777777" w:rsidR="004B65BD" w:rsidRPr="0046514B" w:rsidRDefault="004B65BD" w:rsidP="004B65BD">
            <w:r w:rsidRPr="0046514B">
              <w:t>Number of groups  =</w:t>
            </w:r>
          </w:p>
        </w:tc>
        <w:tc>
          <w:tcPr>
            <w:tcW w:w="960" w:type="dxa"/>
            <w:shd w:val="clear" w:color="auto" w:fill="auto"/>
            <w:noWrap/>
            <w:hideMark/>
          </w:tcPr>
          <w:p w14:paraId="40283331" w14:textId="67810E9C" w:rsidR="004B65BD" w:rsidRPr="0046514B" w:rsidRDefault="00473E46" w:rsidP="00473E46">
            <w:ins w:id="77" w:author="Michael Mann" w:date="2016-07-06T11:45:00Z">
              <w:r>
                <w:t>28</w:t>
              </w:r>
            </w:ins>
            <w:del w:id="78" w:author="Michael Mann" w:date="2016-07-06T11:45:00Z">
              <w:r w:rsidR="004B65BD" w:rsidDel="00473E46">
                <w:delText>269</w:delText>
              </w:r>
            </w:del>
          </w:p>
        </w:tc>
      </w:tr>
      <w:tr w:rsidR="004B65BD" w:rsidRPr="0046514B" w14:paraId="192E4661"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shd w:val="clear" w:color="auto" w:fill="auto"/>
            <w:noWrap/>
            <w:hideMark/>
          </w:tcPr>
          <w:p w14:paraId="0A404588" w14:textId="77777777" w:rsidR="004B65BD" w:rsidRPr="0046514B" w:rsidRDefault="004B65BD" w:rsidP="004B65BD"/>
        </w:tc>
        <w:tc>
          <w:tcPr>
            <w:tcW w:w="1330" w:type="dxa"/>
            <w:shd w:val="clear" w:color="auto" w:fill="auto"/>
            <w:noWrap/>
            <w:hideMark/>
          </w:tcPr>
          <w:p w14:paraId="5EB820A3" w14:textId="77777777" w:rsidR="004B65BD" w:rsidRPr="0046514B" w:rsidRDefault="004B65BD" w:rsidP="004B65BD"/>
        </w:tc>
        <w:tc>
          <w:tcPr>
            <w:tcW w:w="1440" w:type="dxa"/>
            <w:shd w:val="clear" w:color="auto" w:fill="auto"/>
            <w:noWrap/>
            <w:hideMark/>
          </w:tcPr>
          <w:p w14:paraId="58C8E9D3" w14:textId="77777777" w:rsidR="004B65BD" w:rsidRPr="0046514B" w:rsidRDefault="004B65BD" w:rsidP="004B65BD"/>
        </w:tc>
        <w:tc>
          <w:tcPr>
            <w:tcW w:w="2044" w:type="dxa"/>
            <w:shd w:val="clear" w:color="auto" w:fill="auto"/>
            <w:noWrap/>
            <w:hideMark/>
          </w:tcPr>
          <w:p w14:paraId="2EBF30F9" w14:textId="77777777" w:rsidR="004B65BD" w:rsidRPr="0046514B" w:rsidRDefault="004B65BD" w:rsidP="004B65BD">
            <w:r w:rsidRPr="0046514B">
              <w:t xml:space="preserve">Number of </w:t>
            </w:r>
            <w:proofErr w:type="spellStart"/>
            <w:r w:rsidRPr="0046514B">
              <w:t>obs</w:t>
            </w:r>
            <w:proofErr w:type="spellEnd"/>
            <w:r w:rsidRPr="0046514B">
              <w:t xml:space="preserve">     =</w:t>
            </w:r>
          </w:p>
        </w:tc>
        <w:tc>
          <w:tcPr>
            <w:tcW w:w="960" w:type="dxa"/>
            <w:shd w:val="clear" w:color="auto" w:fill="auto"/>
            <w:noWrap/>
            <w:hideMark/>
          </w:tcPr>
          <w:p w14:paraId="77C69AD1" w14:textId="5D1A6C3C" w:rsidR="004B65BD" w:rsidRPr="0046514B" w:rsidRDefault="004B65BD" w:rsidP="004B65BD">
            <w:del w:id="79" w:author="Michael Mann" w:date="2016-07-06T11:45:00Z">
              <w:r w:rsidDel="00473E46">
                <w:delText>28</w:delText>
              </w:r>
            </w:del>
            <w:ins w:id="80" w:author="Michael Mann" w:date="2016-07-06T11:45:00Z">
              <w:r w:rsidR="00473E46">
                <w:t>269</w:t>
              </w:r>
            </w:ins>
          </w:p>
        </w:tc>
      </w:tr>
      <w:tr w:rsidR="004B65BD" w:rsidRPr="0046514B" w14:paraId="1EB206C1" w14:textId="77777777" w:rsidTr="0046514B">
        <w:trPr>
          <w:trHeight w:val="288"/>
        </w:trPr>
        <w:tc>
          <w:tcPr>
            <w:tcW w:w="2900" w:type="dxa"/>
            <w:shd w:val="clear" w:color="auto" w:fill="auto"/>
            <w:noWrap/>
          </w:tcPr>
          <w:p w14:paraId="1F4EB3DC" w14:textId="77777777" w:rsidR="004B65BD" w:rsidRPr="0046514B" w:rsidRDefault="004B65BD" w:rsidP="004B65BD"/>
        </w:tc>
        <w:tc>
          <w:tcPr>
            <w:tcW w:w="1330" w:type="dxa"/>
            <w:shd w:val="clear" w:color="auto" w:fill="auto"/>
            <w:noWrap/>
          </w:tcPr>
          <w:p w14:paraId="2956B060" w14:textId="77777777" w:rsidR="004B65BD" w:rsidRPr="0046514B" w:rsidRDefault="004B65BD" w:rsidP="004B65BD"/>
        </w:tc>
        <w:tc>
          <w:tcPr>
            <w:tcW w:w="1440" w:type="dxa"/>
            <w:shd w:val="clear" w:color="auto" w:fill="auto"/>
            <w:noWrap/>
          </w:tcPr>
          <w:p w14:paraId="7DB92837" w14:textId="77777777" w:rsidR="004B65BD" w:rsidRPr="0046514B" w:rsidRDefault="004B65BD" w:rsidP="004B65BD"/>
        </w:tc>
        <w:tc>
          <w:tcPr>
            <w:tcW w:w="2044" w:type="dxa"/>
            <w:shd w:val="clear" w:color="auto" w:fill="auto"/>
            <w:noWrap/>
          </w:tcPr>
          <w:p w14:paraId="4348C1E9" w14:textId="77777777" w:rsidR="004B65BD" w:rsidRPr="0046514B" w:rsidRDefault="004B65BD" w:rsidP="004B65BD"/>
        </w:tc>
        <w:tc>
          <w:tcPr>
            <w:tcW w:w="960" w:type="dxa"/>
            <w:shd w:val="clear" w:color="auto" w:fill="auto"/>
            <w:noWrap/>
          </w:tcPr>
          <w:p w14:paraId="5943F244" w14:textId="77777777" w:rsidR="004B65BD" w:rsidRDefault="004B65BD" w:rsidP="004B65BD"/>
        </w:tc>
      </w:tr>
      <w:tr w:rsidR="004B65BD" w:rsidRPr="0046514B" w14:paraId="66CE3F6D"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shd w:val="clear" w:color="auto" w:fill="auto"/>
            <w:noWrap/>
            <w:hideMark/>
          </w:tcPr>
          <w:p w14:paraId="2EB9CABE" w14:textId="77777777" w:rsidR="004B65BD" w:rsidRPr="0046514B" w:rsidRDefault="004B65BD" w:rsidP="004B65BD">
            <w:r w:rsidRPr="0046514B">
              <w:t>R-</w:t>
            </w:r>
            <w:proofErr w:type="spellStart"/>
            <w:r w:rsidRPr="0046514B">
              <w:t>sq</w:t>
            </w:r>
            <w:proofErr w:type="spellEnd"/>
            <w:r w:rsidRPr="0046514B">
              <w:t>:</w:t>
            </w:r>
          </w:p>
        </w:tc>
        <w:tc>
          <w:tcPr>
            <w:tcW w:w="1330" w:type="dxa"/>
            <w:shd w:val="clear" w:color="auto" w:fill="auto"/>
            <w:noWrap/>
            <w:hideMark/>
          </w:tcPr>
          <w:p w14:paraId="28A3B072" w14:textId="77777777" w:rsidR="004B65BD" w:rsidRPr="0046514B" w:rsidRDefault="004B65BD" w:rsidP="004B65BD"/>
        </w:tc>
        <w:tc>
          <w:tcPr>
            <w:tcW w:w="1440" w:type="dxa"/>
            <w:shd w:val="clear" w:color="auto" w:fill="auto"/>
            <w:noWrap/>
            <w:hideMark/>
          </w:tcPr>
          <w:p w14:paraId="2AB4BB97" w14:textId="77777777" w:rsidR="004B65BD" w:rsidRPr="0046514B" w:rsidRDefault="004B65BD" w:rsidP="004B65BD"/>
        </w:tc>
        <w:tc>
          <w:tcPr>
            <w:tcW w:w="2044" w:type="dxa"/>
            <w:shd w:val="clear" w:color="auto" w:fill="auto"/>
            <w:noWrap/>
            <w:hideMark/>
          </w:tcPr>
          <w:p w14:paraId="728D4FD7" w14:textId="77777777" w:rsidR="004B65BD" w:rsidRPr="0046514B" w:rsidRDefault="004B65BD" w:rsidP="004B65BD">
            <w:proofErr w:type="spellStart"/>
            <w:r w:rsidRPr="0046514B">
              <w:t>Obs</w:t>
            </w:r>
            <w:proofErr w:type="spellEnd"/>
            <w:r w:rsidRPr="0046514B">
              <w:t xml:space="preserve"> per group:</w:t>
            </w:r>
          </w:p>
        </w:tc>
        <w:tc>
          <w:tcPr>
            <w:tcW w:w="960" w:type="dxa"/>
            <w:shd w:val="clear" w:color="auto" w:fill="auto"/>
            <w:noWrap/>
            <w:hideMark/>
          </w:tcPr>
          <w:p w14:paraId="323CEFF4" w14:textId="77777777" w:rsidR="004B65BD" w:rsidRPr="0046514B" w:rsidRDefault="004B65BD" w:rsidP="004B65BD"/>
        </w:tc>
      </w:tr>
      <w:tr w:rsidR="004B65BD" w:rsidRPr="0046514B" w14:paraId="3CED7D46" w14:textId="77777777" w:rsidTr="0046514B">
        <w:trPr>
          <w:trHeight w:val="288"/>
        </w:trPr>
        <w:tc>
          <w:tcPr>
            <w:tcW w:w="2900" w:type="dxa"/>
            <w:shd w:val="clear" w:color="auto" w:fill="auto"/>
            <w:noWrap/>
            <w:hideMark/>
          </w:tcPr>
          <w:p w14:paraId="116425FF" w14:textId="77777777" w:rsidR="004B65BD" w:rsidRPr="0046514B" w:rsidRDefault="004B65BD" w:rsidP="004B65BD">
            <w:r w:rsidRPr="0046514B">
              <w:t xml:space="preserve">within  = </w:t>
            </w:r>
          </w:p>
        </w:tc>
        <w:tc>
          <w:tcPr>
            <w:tcW w:w="1330" w:type="dxa"/>
            <w:shd w:val="clear" w:color="auto" w:fill="auto"/>
            <w:noWrap/>
            <w:hideMark/>
          </w:tcPr>
          <w:p w14:paraId="4A12629B" w14:textId="77777777" w:rsidR="004B65BD" w:rsidRPr="0046514B" w:rsidRDefault="004B65BD" w:rsidP="004B65BD">
            <w:r w:rsidRPr="0046514B">
              <w:t>0.6545</w:t>
            </w:r>
          </w:p>
        </w:tc>
        <w:tc>
          <w:tcPr>
            <w:tcW w:w="1440" w:type="dxa"/>
            <w:shd w:val="clear" w:color="auto" w:fill="auto"/>
            <w:noWrap/>
            <w:hideMark/>
          </w:tcPr>
          <w:p w14:paraId="3E5DAC46" w14:textId="77777777" w:rsidR="004B65BD" w:rsidRPr="0046514B" w:rsidRDefault="004B65BD" w:rsidP="004B65BD"/>
        </w:tc>
        <w:tc>
          <w:tcPr>
            <w:tcW w:w="2044" w:type="dxa"/>
            <w:shd w:val="clear" w:color="auto" w:fill="auto"/>
            <w:noWrap/>
            <w:hideMark/>
          </w:tcPr>
          <w:p w14:paraId="2AA6DCB6" w14:textId="77777777" w:rsidR="004B65BD" w:rsidRPr="0046514B" w:rsidRDefault="004B65BD" w:rsidP="004B65BD">
            <w:r w:rsidRPr="0046514B">
              <w:t>min =</w:t>
            </w:r>
          </w:p>
        </w:tc>
        <w:tc>
          <w:tcPr>
            <w:tcW w:w="960" w:type="dxa"/>
            <w:shd w:val="clear" w:color="auto" w:fill="auto"/>
            <w:noWrap/>
            <w:hideMark/>
          </w:tcPr>
          <w:p w14:paraId="5E6DFF71" w14:textId="77777777" w:rsidR="004B65BD" w:rsidRPr="0046514B" w:rsidRDefault="004B65BD" w:rsidP="004B65BD">
            <w:r w:rsidRPr="0046514B">
              <w:t>5</w:t>
            </w:r>
          </w:p>
        </w:tc>
      </w:tr>
      <w:tr w:rsidR="004B65BD" w:rsidRPr="0046514B" w14:paraId="523A458C"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shd w:val="clear" w:color="auto" w:fill="auto"/>
            <w:noWrap/>
            <w:hideMark/>
          </w:tcPr>
          <w:p w14:paraId="7DEBBD7E" w14:textId="77777777" w:rsidR="004B65BD" w:rsidRPr="0046514B" w:rsidRDefault="004B65BD" w:rsidP="004B65BD">
            <w:r w:rsidRPr="0046514B">
              <w:t xml:space="preserve">between = </w:t>
            </w:r>
          </w:p>
        </w:tc>
        <w:tc>
          <w:tcPr>
            <w:tcW w:w="1330" w:type="dxa"/>
            <w:shd w:val="clear" w:color="auto" w:fill="auto"/>
            <w:noWrap/>
            <w:hideMark/>
          </w:tcPr>
          <w:p w14:paraId="57D18D86" w14:textId="77777777" w:rsidR="004B65BD" w:rsidRPr="0046514B" w:rsidRDefault="004B65BD" w:rsidP="004B65BD">
            <w:r w:rsidRPr="0046514B">
              <w:t>1.0000</w:t>
            </w:r>
          </w:p>
        </w:tc>
        <w:tc>
          <w:tcPr>
            <w:tcW w:w="1440" w:type="dxa"/>
            <w:shd w:val="clear" w:color="auto" w:fill="auto"/>
            <w:noWrap/>
            <w:hideMark/>
          </w:tcPr>
          <w:p w14:paraId="1D2F262C" w14:textId="77777777" w:rsidR="004B65BD" w:rsidRPr="0046514B" w:rsidRDefault="004B65BD" w:rsidP="004B65BD"/>
        </w:tc>
        <w:tc>
          <w:tcPr>
            <w:tcW w:w="2044" w:type="dxa"/>
            <w:shd w:val="clear" w:color="auto" w:fill="auto"/>
            <w:noWrap/>
            <w:hideMark/>
          </w:tcPr>
          <w:p w14:paraId="34D82D51" w14:textId="77777777" w:rsidR="004B65BD" w:rsidRPr="0046514B" w:rsidRDefault="004B65BD" w:rsidP="004B65BD">
            <w:proofErr w:type="spellStart"/>
            <w:r w:rsidRPr="0046514B">
              <w:t>avg</w:t>
            </w:r>
            <w:proofErr w:type="spellEnd"/>
            <w:r w:rsidRPr="0046514B">
              <w:t xml:space="preserve"> =</w:t>
            </w:r>
          </w:p>
        </w:tc>
        <w:tc>
          <w:tcPr>
            <w:tcW w:w="960" w:type="dxa"/>
            <w:shd w:val="clear" w:color="auto" w:fill="auto"/>
            <w:noWrap/>
            <w:hideMark/>
          </w:tcPr>
          <w:p w14:paraId="644F5344" w14:textId="77777777" w:rsidR="004B65BD" w:rsidRPr="0046514B" w:rsidRDefault="004B65BD" w:rsidP="004B65BD">
            <w:r w:rsidRPr="0046514B">
              <w:t>9.6</w:t>
            </w:r>
          </w:p>
        </w:tc>
      </w:tr>
      <w:tr w:rsidR="004B65BD" w:rsidRPr="0046514B" w14:paraId="5B9E380F" w14:textId="77777777" w:rsidTr="0046514B">
        <w:trPr>
          <w:trHeight w:val="288"/>
        </w:trPr>
        <w:tc>
          <w:tcPr>
            <w:tcW w:w="2900" w:type="dxa"/>
            <w:shd w:val="clear" w:color="auto" w:fill="auto"/>
            <w:noWrap/>
            <w:hideMark/>
          </w:tcPr>
          <w:p w14:paraId="208AF0A4" w14:textId="77777777" w:rsidR="004B65BD" w:rsidRPr="0046514B" w:rsidRDefault="004B65BD" w:rsidP="004B65BD">
            <w:r w:rsidRPr="0046514B">
              <w:t xml:space="preserve">overall = </w:t>
            </w:r>
          </w:p>
        </w:tc>
        <w:tc>
          <w:tcPr>
            <w:tcW w:w="1330" w:type="dxa"/>
            <w:shd w:val="clear" w:color="auto" w:fill="auto"/>
            <w:noWrap/>
            <w:hideMark/>
          </w:tcPr>
          <w:p w14:paraId="0D3E82D2" w14:textId="77777777" w:rsidR="004B65BD" w:rsidRPr="0046514B" w:rsidRDefault="004B65BD" w:rsidP="004B65BD">
            <w:r w:rsidRPr="0046514B">
              <w:t>0.8468</w:t>
            </w:r>
          </w:p>
        </w:tc>
        <w:tc>
          <w:tcPr>
            <w:tcW w:w="1440" w:type="dxa"/>
            <w:shd w:val="clear" w:color="auto" w:fill="auto"/>
            <w:noWrap/>
            <w:hideMark/>
          </w:tcPr>
          <w:p w14:paraId="322D7174" w14:textId="77777777" w:rsidR="004B65BD" w:rsidRPr="0046514B" w:rsidRDefault="004B65BD" w:rsidP="004B65BD"/>
        </w:tc>
        <w:tc>
          <w:tcPr>
            <w:tcW w:w="2044" w:type="dxa"/>
            <w:shd w:val="clear" w:color="auto" w:fill="auto"/>
            <w:noWrap/>
            <w:hideMark/>
          </w:tcPr>
          <w:p w14:paraId="14664DB4" w14:textId="77777777" w:rsidR="004B65BD" w:rsidRPr="0046514B" w:rsidRDefault="004B65BD" w:rsidP="004B65BD">
            <w:r w:rsidRPr="0046514B">
              <w:t>max =</w:t>
            </w:r>
          </w:p>
        </w:tc>
        <w:tc>
          <w:tcPr>
            <w:tcW w:w="960" w:type="dxa"/>
            <w:shd w:val="clear" w:color="auto" w:fill="auto"/>
            <w:noWrap/>
            <w:hideMark/>
          </w:tcPr>
          <w:p w14:paraId="33BFAEB5" w14:textId="77777777" w:rsidR="004B65BD" w:rsidRPr="0046514B" w:rsidRDefault="004B65BD" w:rsidP="004B65BD">
            <w:r w:rsidRPr="0046514B">
              <w:t>11</w:t>
            </w:r>
          </w:p>
        </w:tc>
      </w:tr>
      <w:tr w:rsidR="004B65BD" w:rsidRPr="0046514B" w14:paraId="5311FF9E"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shd w:val="clear" w:color="auto" w:fill="auto"/>
            <w:noWrap/>
            <w:hideMark/>
          </w:tcPr>
          <w:p w14:paraId="5FD97D46" w14:textId="77777777" w:rsidR="004B65BD" w:rsidRPr="0046514B" w:rsidRDefault="004B65BD" w:rsidP="004B65BD"/>
        </w:tc>
        <w:tc>
          <w:tcPr>
            <w:tcW w:w="1330" w:type="dxa"/>
            <w:shd w:val="clear" w:color="auto" w:fill="auto"/>
            <w:noWrap/>
            <w:hideMark/>
          </w:tcPr>
          <w:p w14:paraId="35A7E0DD" w14:textId="77777777" w:rsidR="004B65BD" w:rsidRPr="0046514B" w:rsidRDefault="004B65BD" w:rsidP="004B65BD"/>
        </w:tc>
        <w:tc>
          <w:tcPr>
            <w:tcW w:w="1440" w:type="dxa"/>
            <w:shd w:val="clear" w:color="auto" w:fill="auto"/>
            <w:noWrap/>
            <w:hideMark/>
          </w:tcPr>
          <w:p w14:paraId="046A507C" w14:textId="77777777" w:rsidR="004B65BD" w:rsidRPr="0046514B" w:rsidRDefault="004B65BD" w:rsidP="004B65BD"/>
        </w:tc>
        <w:tc>
          <w:tcPr>
            <w:tcW w:w="2044" w:type="dxa"/>
            <w:shd w:val="clear" w:color="auto" w:fill="auto"/>
            <w:noWrap/>
            <w:hideMark/>
          </w:tcPr>
          <w:p w14:paraId="7D9E627C" w14:textId="77777777" w:rsidR="004B65BD" w:rsidRPr="0046514B" w:rsidRDefault="004B65BD" w:rsidP="004B65BD"/>
        </w:tc>
        <w:tc>
          <w:tcPr>
            <w:tcW w:w="960" w:type="dxa"/>
            <w:shd w:val="clear" w:color="auto" w:fill="auto"/>
            <w:noWrap/>
            <w:hideMark/>
          </w:tcPr>
          <w:p w14:paraId="40352D27" w14:textId="77777777" w:rsidR="004B65BD" w:rsidRPr="0046514B" w:rsidRDefault="004B65BD" w:rsidP="004B65BD"/>
        </w:tc>
      </w:tr>
      <w:tr w:rsidR="004B65BD" w:rsidRPr="006B4D0E" w14:paraId="308BF42B" w14:textId="77777777" w:rsidTr="0046514B">
        <w:trPr>
          <w:trHeight w:val="288"/>
        </w:trPr>
        <w:tc>
          <w:tcPr>
            <w:tcW w:w="2900" w:type="dxa"/>
            <w:noWrap/>
            <w:hideMark/>
          </w:tcPr>
          <w:p w14:paraId="7488310E" w14:textId="77777777" w:rsidR="004B65BD" w:rsidRPr="006B4D0E" w:rsidRDefault="004B65BD" w:rsidP="004B65BD">
            <w:pPr>
              <w:rPr>
                <w:b/>
              </w:rPr>
            </w:pPr>
            <w:proofErr w:type="spellStart"/>
            <w:r w:rsidRPr="006B4D0E">
              <w:rPr>
                <w:b/>
              </w:rPr>
              <w:t>Coef</w:t>
            </w:r>
            <w:proofErr w:type="spellEnd"/>
            <w:r w:rsidRPr="006B4D0E">
              <w:rPr>
                <w:b/>
              </w:rPr>
              <w:t>.</w:t>
            </w:r>
          </w:p>
        </w:tc>
        <w:tc>
          <w:tcPr>
            <w:tcW w:w="1330" w:type="dxa"/>
            <w:noWrap/>
            <w:hideMark/>
          </w:tcPr>
          <w:p w14:paraId="27CECC11" w14:textId="77777777" w:rsidR="004B65BD" w:rsidRPr="006B4D0E" w:rsidRDefault="004B65BD" w:rsidP="004B65BD">
            <w:pPr>
              <w:rPr>
                <w:b/>
              </w:rPr>
            </w:pPr>
          </w:p>
        </w:tc>
        <w:tc>
          <w:tcPr>
            <w:tcW w:w="1440" w:type="dxa"/>
            <w:noWrap/>
            <w:hideMark/>
          </w:tcPr>
          <w:p w14:paraId="437763E5" w14:textId="77777777" w:rsidR="004B65BD" w:rsidRPr="006B4D0E" w:rsidRDefault="004B65BD" w:rsidP="004B65BD">
            <w:pPr>
              <w:rPr>
                <w:b/>
              </w:rPr>
            </w:pPr>
            <w:r w:rsidRPr="006B4D0E">
              <w:rPr>
                <w:b/>
              </w:rPr>
              <w:t>Std. Err.</w:t>
            </w:r>
          </w:p>
        </w:tc>
        <w:tc>
          <w:tcPr>
            <w:tcW w:w="2044" w:type="dxa"/>
            <w:noWrap/>
            <w:hideMark/>
          </w:tcPr>
          <w:p w14:paraId="5640191D" w14:textId="77777777" w:rsidR="004B65BD" w:rsidRPr="006B4D0E" w:rsidRDefault="004B65BD" w:rsidP="004B65BD">
            <w:pPr>
              <w:rPr>
                <w:b/>
              </w:rPr>
            </w:pPr>
            <w:r w:rsidRPr="006B4D0E">
              <w:rPr>
                <w:b/>
              </w:rPr>
              <w:t xml:space="preserve">z   </w:t>
            </w:r>
          </w:p>
        </w:tc>
        <w:tc>
          <w:tcPr>
            <w:tcW w:w="960" w:type="dxa"/>
            <w:noWrap/>
            <w:hideMark/>
          </w:tcPr>
          <w:p w14:paraId="74104DF7" w14:textId="77777777" w:rsidR="004B65BD" w:rsidRPr="006B4D0E" w:rsidRDefault="004B65BD" w:rsidP="004B65BD">
            <w:pPr>
              <w:rPr>
                <w:b/>
              </w:rPr>
            </w:pPr>
            <w:r w:rsidRPr="006B4D0E">
              <w:rPr>
                <w:b/>
              </w:rPr>
              <w:t xml:space="preserve"> P&gt;z     </w:t>
            </w:r>
          </w:p>
        </w:tc>
      </w:tr>
      <w:tr w:rsidR="004B65BD" w:rsidRPr="0046514B" w14:paraId="537C9F53"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0422DDC8" w14:textId="77777777" w:rsidR="004B65BD" w:rsidRPr="0046514B" w:rsidRDefault="004B65BD" w:rsidP="004B65BD">
            <w:r>
              <w:t>District FE</w:t>
            </w:r>
          </w:p>
        </w:tc>
        <w:tc>
          <w:tcPr>
            <w:tcW w:w="1330" w:type="dxa"/>
            <w:noWrap/>
            <w:hideMark/>
          </w:tcPr>
          <w:p w14:paraId="48A2F20F" w14:textId="77777777" w:rsidR="004B65BD" w:rsidRPr="0046514B" w:rsidRDefault="004B65BD" w:rsidP="004B65BD">
            <w:r>
              <w:t>-</w:t>
            </w:r>
          </w:p>
        </w:tc>
        <w:tc>
          <w:tcPr>
            <w:tcW w:w="1440" w:type="dxa"/>
            <w:noWrap/>
            <w:hideMark/>
          </w:tcPr>
          <w:p w14:paraId="2E2D1054" w14:textId="77777777" w:rsidR="004B65BD" w:rsidRPr="0046514B" w:rsidRDefault="004B65BD" w:rsidP="004B65BD">
            <w:r>
              <w:t>-</w:t>
            </w:r>
          </w:p>
        </w:tc>
        <w:tc>
          <w:tcPr>
            <w:tcW w:w="2044" w:type="dxa"/>
            <w:noWrap/>
            <w:hideMark/>
          </w:tcPr>
          <w:p w14:paraId="11D8290E" w14:textId="77777777" w:rsidR="004B65BD" w:rsidRPr="0046514B" w:rsidRDefault="004B65BD" w:rsidP="004B65BD">
            <w:r>
              <w:t>-</w:t>
            </w:r>
          </w:p>
        </w:tc>
        <w:tc>
          <w:tcPr>
            <w:tcW w:w="960" w:type="dxa"/>
            <w:noWrap/>
            <w:hideMark/>
          </w:tcPr>
          <w:p w14:paraId="2CABBCF4" w14:textId="77777777" w:rsidR="004B65BD" w:rsidRPr="0046514B" w:rsidRDefault="004B65BD" w:rsidP="004B65BD">
            <w:r>
              <w:t>-</w:t>
            </w:r>
          </w:p>
        </w:tc>
      </w:tr>
      <w:tr w:rsidR="004B65BD" w:rsidRPr="0046514B" w14:paraId="691FDA87" w14:textId="77777777" w:rsidTr="0046514B">
        <w:trPr>
          <w:trHeight w:val="288"/>
        </w:trPr>
        <w:tc>
          <w:tcPr>
            <w:tcW w:w="2900" w:type="dxa"/>
            <w:noWrap/>
            <w:hideMark/>
          </w:tcPr>
          <w:p w14:paraId="6EF92651" w14:textId="77777777" w:rsidR="004B65BD" w:rsidRPr="0046514B" w:rsidRDefault="004B65BD" w:rsidP="004B65BD">
            <w:proofErr w:type="spellStart"/>
            <w:r w:rsidRPr="0046514B">
              <w:t>year_trend</w:t>
            </w:r>
            <w:proofErr w:type="spellEnd"/>
            <w:r w:rsidRPr="0046514B">
              <w:t xml:space="preserve">    </w:t>
            </w:r>
          </w:p>
        </w:tc>
        <w:tc>
          <w:tcPr>
            <w:tcW w:w="1330" w:type="dxa"/>
            <w:noWrap/>
            <w:hideMark/>
          </w:tcPr>
          <w:p w14:paraId="673FD23B" w14:textId="77777777" w:rsidR="004B65BD" w:rsidRPr="0046514B" w:rsidRDefault="004B65BD" w:rsidP="004B65BD">
            <w:r w:rsidRPr="0046514B">
              <w:t>.0864424</w:t>
            </w:r>
          </w:p>
        </w:tc>
        <w:tc>
          <w:tcPr>
            <w:tcW w:w="1440" w:type="dxa"/>
            <w:noWrap/>
            <w:hideMark/>
          </w:tcPr>
          <w:p w14:paraId="1671155A" w14:textId="77777777" w:rsidR="004B65BD" w:rsidRPr="0046514B" w:rsidRDefault="004B65BD" w:rsidP="004B65BD">
            <w:r w:rsidRPr="0046514B">
              <w:t>0.007399</w:t>
            </w:r>
          </w:p>
        </w:tc>
        <w:tc>
          <w:tcPr>
            <w:tcW w:w="2044" w:type="dxa"/>
            <w:noWrap/>
            <w:hideMark/>
          </w:tcPr>
          <w:p w14:paraId="0B4CD11A" w14:textId="77777777" w:rsidR="004B65BD" w:rsidRPr="0046514B" w:rsidRDefault="004B65BD" w:rsidP="004B65BD">
            <w:r w:rsidRPr="0046514B">
              <w:t>11.68</w:t>
            </w:r>
          </w:p>
        </w:tc>
        <w:tc>
          <w:tcPr>
            <w:tcW w:w="960" w:type="dxa"/>
            <w:noWrap/>
            <w:hideMark/>
          </w:tcPr>
          <w:p w14:paraId="1CFE76CA" w14:textId="77777777" w:rsidR="004B65BD" w:rsidRPr="0046514B" w:rsidRDefault="004B65BD" w:rsidP="004B65BD">
            <w:r w:rsidRPr="0046514B">
              <w:t>0</w:t>
            </w:r>
          </w:p>
        </w:tc>
      </w:tr>
      <w:tr w:rsidR="004B65BD" w:rsidRPr="0046514B" w14:paraId="4DC68B5F"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060F6143" w14:textId="77777777" w:rsidR="004B65BD" w:rsidRPr="0046514B" w:rsidRDefault="004B65BD" w:rsidP="004B65BD">
            <w:commentRangeStart w:id="81"/>
            <w:commentRangeStart w:id="82"/>
            <w:proofErr w:type="spellStart"/>
            <w:r w:rsidRPr="0046514B">
              <w:t>plant_dates</w:t>
            </w:r>
            <w:commentRangeEnd w:id="81"/>
            <w:proofErr w:type="spellEnd"/>
            <w:r w:rsidR="00C0774F">
              <w:rPr>
                <w:rStyle w:val="CommentReference"/>
              </w:rPr>
              <w:commentReference w:id="81"/>
            </w:r>
            <w:commentRangeEnd w:id="82"/>
            <w:r w:rsidR="00C0774F">
              <w:rPr>
                <w:rStyle w:val="CommentReference"/>
              </w:rPr>
              <w:commentReference w:id="82"/>
            </w:r>
          </w:p>
        </w:tc>
        <w:tc>
          <w:tcPr>
            <w:tcW w:w="1330" w:type="dxa"/>
            <w:noWrap/>
            <w:hideMark/>
          </w:tcPr>
          <w:p w14:paraId="1712F041" w14:textId="77777777" w:rsidR="004B65BD" w:rsidRPr="0046514B" w:rsidRDefault="004B65BD" w:rsidP="004B65BD">
            <w:r w:rsidRPr="0046514B">
              <w:t>0.01946</w:t>
            </w:r>
          </w:p>
        </w:tc>
        <w:tc>
          <w:tcPr>
            <w:tcW w:w="1440" w:type="dxa"/>
            <w:noWrap/>
            <w:hideMark/>
          </w:tcPr>
          <w:p w14:paraId="4C97A7D5" w14:textId="77777777" w:rsidR="004B65BD" w:rsidRPr="0046514B" w:rsidRDefault="004B65BD" w:rsidP="004B65BD">
            <w:r w:rsidRPr="0046514B">
              <w:t>0.0357317</w:t>
            </w:r>
          </w:p>
        </w:tc>
        <w:tc>
          <w:tcPr>
            <w:tcW w:w="2044" w:type="dxa"/>
            <w:noWrap/>
            <w:hideMark/>
          </w:tcPr>
          <w:p w14:paraId="710E7563" w14:textId="77777777" w:rsidR="004B65BD" w:rsidRPr="0046514B" w:rsidRDefault="004B65BD" w:rsidP="004B65BD">
            <w:r w:rsidRPr="0046514B">
              <w:t>0.54</w:t>
            </w:r>
          </w:p>
        </w:tc>
        <w:tc>
          <w:tcPr>
            <w:tcW w:w="960" w:type="dxa"/>
            <w:noWrap/>
            <w:hideMark/>
          </w:tcPr>
          <w:p w14:paraId="52BA3D17" w14:textId="77777777" w:rsidR="004B65BD" w:rsidRPr="0046514B" w:rsidRDefault="004B65BD" w:rsidP="004B65BD">
            <w:r w:rsidRPr="0046514B">
              <w:t>0.586</w:t>
            </w:r>
          </w:p>
        </w:tc>
      </w:tr>
      <w:tr w:rsidR="004B65BD" w:rsidRPr="0046514B" w14:paraId="0E6547DA" w14:textId="77777777" w:rsidTr="0046514B">
        <w:trPr>
          <w:trHeight w:val="288"/>
        </w:trPr>
        <w:tc>
          <w:tcPr>
            <w:tcW w:w="2900" w:type="dxa"/>
            <w:noWrap/>
            <w:hideMark/>
          </w:tcPr>
          <w:p w14:paraId="54DDAA8E" w14:textId="77777777" w:rsidR="004B65BD" w:rsidRPr="0046514B" w:rsidRDefault="004B65BD" w:rsidP="004B65BD">
            <w:proofErr w:type="spellStart"/>
            <w:r w:rsidRPr="0046514B">
              <w:t>a_mn</w:t>
            </w:r>
            <w:proofErr w:type="spellEnd"/>
          </w:p>
        </w:tc>
        <w:tc>
          <w:tcPr>
            <w:tcW w:w="1330" w:type="dxa"/>
            <w:noWrap/>
            <w:hideMark/>
          </w:tcPr>
          <w:p w14:paraId="56E4EAC4" w14:textId="77777777" w:rsidR="004B65BD" w:rsidRPr="0046514B" w:rsidRDefault="004B65BD" w:rsidP="004B65BD">
            <w:r w:rsidRPr="0046514B">
              <w:t>0.000704</w:t>
            </w:r>
          </w:p>
        </w:tc>
        <w:tc>
          <w:tcPr>
            <w:tcW w:w="1440" w:type="dxa"/>
            <w:noWrap/>
            <w:hideMark/>
          </w:tcPr>
          <w:p w14:paraId="270F5199" w14:textId="77777777" w:rsidR="004B65BD" w:rsidRPr="0046514B" w:rsidRDefault="004B65BD" w:rsidP="004B65BD">
            <w:r w:rsidRPr="0046514B">
              <w:t>0.0001799</w:t>
            </w:r>
          </w:p>
        </w:tc>
        <w:tc>
          <w:tcPr>
            <w:tcW w:w="2044" w:type="dxa"/>
            <w:noWrap/>
            <w:hideMark/>
          </w:tcPr>
          <w:p w14:paraId="11BA1FBE" w14:textId="77777777" w:rsidR="004B65BD" w:rsidRPr="0046514B" w:rsidRDefault="004B65BD" w:rsidP="004B65BD">
            <w:r w:rsidRPr="0046514B">
              <w:t>3.91</w:t>
            </w:r>
          </w:p>
        </w:tc>
        <w:tc>
          <w:tcPr>
            <w:tcW w:w="960" w:type="dxa"/>
            <w:noWrap/>
            <w:hideMark/>
          </w:tcPr>
          <w:p w14:paraId="2C60889A" w14:textId="77777777" w:rsidR="004B65BD" w:rsidRPr="0046514B" w:rsidRDefault="004B65BD" w:rsidP="004B65BD">
            <w:r w:rsidRPr="0046514B">
              <w:t>0</w:t>
            </w:r>
          </w:p>
        </w:tc>
      </w:tr>
      <w:tr w:rsidR="004B65BD" w:rsidRPr="0046514B" w14:paraId="39C51C25"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5E8229BF" w14:textId="77777777" w:rsidR="004B65BD" w:rsidRPr="0046514B" w:rsidRDefault="004B65BD" w:rsidP="004B65BD">
            <w:proofErr w:type="spellStart"/>
            <w:r w:rsidRPr="0046514B">
              <w:t>a_min</w:t>
            </w:r>
            <w:proofErr w:type="spellEnd"/>
          </w:p>
        </w:tc>
        <w:tc>
          <w:tcPr>
            <w:tcW w:w="1330" w:type="dxa"/>
            <w:noWrap/>
            <w:hideMark/>
          </w:tcPr>
          <w:p w14:paraId="42885D07" w14:textId="77777777" w:rsidR="004B65BD" w:rsidRPr="0046514B" w:rsidRDefault="004B65BD" w:rsidP="004B65BD">
            <w:r w:rsidRPr="0046514B">
              <w:t>-0.00019</w:t>
            </w:r>
          </w:p>
        </w:tc>
        <w:tc>
          <w:tcPr>
            <w:tcW w:w="1440" w:type="dxa"/>
            <w:noWrap/>
            <w:hideMark/>
          </w:tcPr>
          <w:p w14:paraId="0465AAD1" w14:textId="77777777" w:rsidR="004B65BD" w:rsidRPr="0046514B" w:rsidRDefault="004B65BD" w:rsidP="004B65BD">
            <w:r w:rsidRPr="0046514B">
              <w:t>0.0000675</w:t>
            </w:r>
          </w:p>
        </w:tc>
        <w:tc>
          <w:tcPr>
            <w:tcW w:w="2044" w:type="dxa"/>
            <w:noWrap/>
            <w:hideMark/>
          </w:tcPr>
          <w:p w14:paraId="4B56BC29" w14:textId="77777777" w:rsidR="004B65BD" w:rsidRPr="0046514B" w:rsidRDefault="004B65BD" w:rsidP="004B65BD">
            <w:r w:rsidRPr="0046514B">
              <w:t>-2.78</w:t>
            </w:r>
          </w:p>
        </w:tc>
        <w:tc>
          <w:tcPr>
            <w:tcW w:w="960" w:type="dxa"/>
            <w:noWrap/>
            <w:hideMark/>
          </w:tcPr>
          <w:p w14:paraId="597D5F7D" w14:textId="77777777" w:rsidR="004B65BD" w:rsidRPr="0046514B" w:rsidRDefault="004B65BD" w:rsidP="004B65BD">
            <w:r w:rsidRPr="0046514B">
              <w:t>0.005</w:t>
            </w:r>
          </w:p>
        </w:tc>
      </w:tr>
      <w:tr w:rsidR="004B65BD" w:rsidRPr="0046514B" w14:paraId="0D3D6E88" w14:textId="77777777" w:rsidTr="0046514B">
        <w:trPr>
          <w:trHeight w:val="288"/>
        </w:trPr>
        <w:tc>
          <w:tcPr>
            <w:tcW w:w="2900" w:type="dxa"/>
            <w:noWrap/>
            <w:hideMark/>
          </w:tcPr>
          <w:p w14:paraId="59D59A32" w14:textId="77777777" w:rsidR="004B65BD" w:rsidRPr="0046514B" w:rsidRDefault="004B65BD" w:rsidP="004B65BD">
            <w:proofErr w:type="spellStart"/>
            <w:r w:rsidRPr="0046514B">
              <w:t>a_max</w:t>
            </w:r>
            <w:proofErr w:type="spellEnd"/>
          </w:p>
        </w:tc>
        <w:tc>
          <w:tcPr>
            <w:tcW w:w="1330" w:type="dxa"/>
            <w:noWrap/>
            <w:hideMark/>
          </w:tcPr>
          <w:p w14:paraId="72895970" w14:textId="77777777" w:rsidR="004B65BD" w:rsidRPr="0046514B" w:rsidRDefault="004B65BD" w:rsidP="004B65BD">
            <w:r w:rsidRPr="0046514B">
              <w:t>-0.00025</w:t>
            </w:r>
          </w:p>
        </w:tc>
        <w:tc>
          <w:tcPr>
            <w:tcW w:w="1440" w:type="dxa"/>
            <w:noWrap/>
            <w:hideMark/>
          </w:tcPr>
          <w:p w14:paraId="1A38FF66" w14:textId="77777777" w:rsidR="004B65BD" w:rsidRPr="0046514B" w:rsidRDefault="004B65BD" w:rsidP="004B65BD">
            <w:r w:rsidRPr="0046514B">
              <w:t>0.0000973</w:t>
            </w:r>
          </w:p>
        </w:tc>
        <w:tc>
          <w:tcPr>
            <w:tcW w:w="2044" w:type="dxa"/>
            <w:noWrap/>
            <w:hideMark/>
          </w:tcPr>
          <w:p w14:paraId="17AA9A23" w14:textId="77777777" w:rsidR="004B65BD" w:rsidRPr="0046514B" w:rsidRDefault="004B65BD" w:rsidP="004B65BD">
            <w:r w:rsidRPr="0046514B">
              <w:t>-2.57</w:t>
            </w:r>
          </w:p>
        </w:tc>
        <w:tc>
          <w:tcPr>
            <w:tcW w:w="960" w:type="dxa"/>
            <w:noWrap/>
            <w:hideMark/>
          </w:tcPr>
          <w:p w14:paraId="06E7FF65" w14:textId="77777777" w:rsidR="004B65BD" w:rsidRPr="0046514B" w:rsidRDefault="004B65BD" w:rsidP="004B65BD">
            <w:r w:rsidRPr="0046514B">
              <w:t>0.01</w:t>
            </w:r>
          </w:p>
        </w:tc>
      </w:tr>
      <w:tr w:rsidR="004B65BD" w:rsidRPr="0046514B" w14:paraId="5B1B3783"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08C60AA9" w14:textId="77777777" w:rsidR="004B65BD" w:rsidRPr="0046514B" w:rsidRDefault="004B65BD" w:rsidP="004B65BD">
            <w:proofErr w:type="spellStart"/>
            <w:r w:rsidRPr="0046514B">
              <w:t>a_auc</w:t>
            </w:r>
            <w:proofErr w:type="spellEnd"/>
          </w:p>
        </w:tc>
        <w:tc>
          <w:tcPr>
            <w:tcW w:w="1330" w:type="dxa"/>
            <w:noWrap/>
            <w:hideMark/>
          </w:tcPr>
          <w:p w14:paraId="3093B22A" w14:textId="77777777" w:rsidR="004B65BD" w:rsidRPr="0046514B" w:rsidRDefault="004B65BD" w:rsidP="004B65BD">
            <w:r w:rsidRPr="0046514B">
              <w:t>-2.43E-12</w:t>
            </w:r>
          </w:p>
        </w:tc>
        <w:tc>
          <w:tcPr>
            <w:tcW w:w="1440" w:type="dxa"/>
            <w:noWrap/>
            <w:hideMark/>
          </w:tcPr>
          <w:p w14:paraId="2D26B4A6" w14:textId="77777777" w:rsidR="004B65BD" w:rsidRPr="0046514B" w:rsidRDefault="004B65BD" w:rsidP="004B65BD">
            <w:r w:rsidRPr="0046514B">
              <w:t>2.40E-12</w:t>
            </w:r>
          </w:p>
        </w:tc>
        <w:tc>
          <w:tcPr>
            <w:tcW w:w="2044" w:type="dxa"/>
            <w:noWrap/>
            <w:hideMark/>
          </w:tcPr>
          <w:p w14:paraId="40ED1168" w14:textId="77777777" w:rsidR="004B65BD" w:rsidRPr="0046514B" w:rsidRDefault="004B65BD" w:rsidP="004B65BD">
            <w:r w:rsidRPr="0046514B">
              <w:t>-1.01</w:t>
            </w:r>
          </w:p>
        </w:tc>
        <w:tc>
          <w:tcPr>
            <w:tcW w:w="960" w:type="dxa"/>
            <w:noWrap/>
            <w:hideMark/>
          </w:tcPr>
          <w:p w14:paraId="61C19919" w14:textId="77777777" w:rsidR="004B65BD" w:rsidRPr="0046514B" w:rsidRDefault="004B65BD" w:rsidP="004B65BD">
            <w:r w:rsidRPr="0046514B">
              <w:t>0.31</w:t>
            </w:r>
          </w:p>
        </w:tc>
      </w:tr>
      <w:tr w:rsidR="004B65BD" w:rsidRPr="0046514B" w14:paraId="1CC65811" w14:textId="77777777" w:rsidTr="0046514B">
        <w:trPr>
          <w:trHeight w:val="288"/>
        </w:trPr>
        <w:tc>
          <w:tcPr>
            <w:tcW w:w="2900" w:type="dxa"/>
            <w:noWrap/>
            <w:hideMark/>
          </w:tcPr>
          <w:p w14:paraId="3E2D77DA" w14:textId="77777777" w:rsidR="004B65BD" w:rsidRPr="0046514B" w:rsidRDefault="004B65BD" w:rsidP="004B65BD">
            <w:proofErr w:type="spellStart"/>
            <w:r w:rsidRPr="0046514B">
              <w:t>a_qnt</w:t>
            </w:r>
            <w:proofErr w:type="spellEnd"/>
          </w:p>
        </w:tc>
        <w:tc>
          <w:tcPr>
            <w:tcW w:w="1330" w:type="dxa"/>
            <w:noWrap/>
            <w:hideMark/>
          </w:tcPr>
          <w:p w14:paraId="715BC92C" w14:textId="77777777" w:rsidR="004B65BD" w:rsidRPr="0046514B" w:rsidRDefault="004B65BD" w:rsidP="004B65BD">
            <w:r w:rsidRPr="0046514B">
              <w:t>6.19E-05</w:t>
            </w:r>
          </w:p>
        </w:tc>
        <w:tc>
          <w:tcPr>
            <w:tcW w:w="1440" w:type="dxa"/>
            <w:noWrap/>
            <w:hideMark/>
          </w:tcPr>
          <w:p w14:paraId="69419B29" w14:textId="77777777" w:rsidR="004B65BD" w:rsidRPr="0046514B" w:rsidRDefault="004B65BD" w:rsidP="004B65BD">
            <w:r w:rsidRPr="0046514B">
              <w:t>0.000199</w:t>
            </w:r>
          </w:p>
        </w:tc>
        <w:tc>
          <w:tcPr>
            <w:tcW w:w="2044" w:type="dxa"/>
            <w:noWrap/>
            <w:hideMark/>
          </w:tcPr>
          <w:p w14:paraId="14EA6F9B" w14:textId="77777777" w:rsidR="004B65BD" w:rsidRPr="0046514B" w:rsidRDefault="004B65BD" w:rsidP="004B65BD">
            <w:r w:rsidRPr="0046514B">
              <w:t>0.31</w:t>
            </w:r>
          </w:p>
        </w:tc>
        <w:tc>
          <w:tcPr>
            <w:tcW w:w="960" w:type="dxa"/>
            <w:noWrap/>
            <w:hideMark/>
          </w:tcPr>
          <w:p w14:paraId="00C83C85" w14:textId="77777777" w:rsidR="004B65BD" w:rsidRPr="0046514B" w:rsidRDefault="004B65BD" w:rsidP="004B65BD">
            <w:r w:rsidRPr="0046514B">
              <w:t>0.756</w:t>
            </w:r>
          </w:p>
        </w:tc>
      </w:tr>
      <w:tr w:rsidR="004B65BD" w:rsidRPr="0046514B" w14:paraId="0C7B5D7C"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002D3BEE" w14:textId="77777777" w:rsidR="004B65BD" w:rsidRPr="0046514B" w:rsidRDefault="004B65BD" w:rsidP="004B65BD">
            <w:proofErr w:type="spellStart"/>
            <w:r w:rsidRPr="0046514B">
              <w:t>a_sd</w:t>
            </w:r>
            <w:proofErr w:type="spellEnd"/>
          </w:p>
        </w:tc>
        <w:tc>
          <w:tcPr>
            <w:tcW w:w="1330" w:type="dxa"/>
            <w:noWrap/>
            <w:hideMark/>
          </w:tcPr>
          <w:p w14:paraId="6260B778" w14:textId="77777777" w:rsidR="004B65BD" w:rsidRPr="0046514B" w:rsidRDefault="004B65BD" w:rsidP="004B65BD">
            <w:r w:rsidRPr="0046514B">
              <w:t>-0.00016</w:t>
            </w:r>
          </w:p>
        </w:tc>
        <w:tc>
          <w:tcPr>
            <w:tcW w:w="1440" w:type="dxa"/>
            <w:noWrap/>
            <w:hideMark/>
          </w:tcPr>
          <w:p w14:paraId="336B59EA" w14:textId="77777777" w:rsidR="004B65BD" w:rsidRPr="0046514B" w:rsidRDefault="004B65BD" w:rsidP="004B65BD">
            <w:r w:rsidRPr="0046514B">
              <w:t>0.0003169</w:t>
            </w:r>
          </w:p>
        </w:tc>
        <w:tc>
          <w:tcPr>
            <w:tcW w:w="2044" w:type="dxa"/>
            <w:noWrap/>
            <w:hideMark/>
          </w:tcPr>
          <w:p w14:paraId="386531FC" w14:textId="77777777" w:rsidR="004B65BD" w:rsidRPr="0046514B" w:rsidRDefault="004B65BD" w:rsidP="004B65BD">
            <w:r w:rsidRPr="0046514B">
              <w:t>-0.51</w:t>
            </w:r>
          </w:p>
        </w:tc>
        <w:tc>
          <w:tcPr>
            <w:tcW w:w="960" w:type="dxa"/>
            <w:noWrap/>
            <w:hideMark/>
          </w:tcPr>
          <w:p w14:paraId="1D3B716E" w14:textId="77777777" w:rsidR="004B65BD" w:rsidRPr="0046514B" w:rsidRDefault="004B65BD" w:rsidP="004B65BD">
            <w:r w:rsidRPr="0046514B">
              <w:t>0.608</w:t>
            </w:r>
          </w:p>
        </w:tc>
      </w:tr>
      <w:tr w:rsidR="004B65BD" w:rsidRPr="0046514B" w14:paraId="387E93B4" w14:textId="77777777" w:rsidTr="0046514B">
        <w:trPr>
          <w:trHeight w:val="288"/>
        </w:trPr>
        <w:tc>
          <w:tcPr>
            <w:tcW w:w="2900" w:type="dxa"/>
            <w:noWrap/>
            <w:hideMark/>
          </w:tcPr>
          <w:p w14:paraId="73BE0D53" w14:textId="77777777" w:rsidR="004B65BD" w:rsidRPr="0046514B" w:rsidRDefault="004B65BD" w:rsidP="004B65BD">
            <w:proofErr w:type="spellStart"/>
            <w:r w:rsidRPr="0046514B">
              <w:t>g_mx_dates</w:t>
            </w:r>
            <w:proofErr w:type="spellEnd"/>
          </w:p>
        </w:tc>
        <w:tc>
          <w:tcPr>
            <w:tcW w:w="1330" w:type="dxa"/>
            <w:noWrap/>
            <w:hideMark/>
          </w:tcPr>
          <w:p w14:paraId="5D121A98" w14:textId="77777777" w:rsidR="004B65BD" w:rsidRPr="0046514B" w:rsidRDefault="004B65BD" w:rsidP="004B65BD">
            <w:r w:rsidRPr="0046514B">
              <w:t>-0.00045</w:t>
            </w:r>
          </w:p>
        </w:tc>
        <w:tc>
          <w:tcPr>
            <w:tcW w:w="1440" w:type="dxa"/>
            <w:noWrap/>
            <w:hideMark/>
          </w:tcPr>
          <w:p w14:paraId="1A93135C" w14:textId="77777777" w:rsidR="004B65BD" w:rsidRPr="0046514B" w:rsidRDefault="004B65BD" w:rsidP="004B65BD">
            <w:r w:rsidRPr="0046514B">
              <w:t>0.0080921</w:t>
            </w:r>
          </w:p>
        </w:tc>
        <w:tc>
          <w:tcPr>
            <w:tcW w:w="2044" w:type="dxa"/>
            <w:noWrap/>
            <w:hideMark/>
          </w:tcPr>
          <w:p w14:paraId="175A779B" w14:textId="77777777" w:rsidR="004B65BD" w:rsidRPr="0046514B" w:rsidRDefault="004B65BD" w:rsidP="004B65BD">
            <w:r w:rsidRPr="0046514B">
              <w:t>-0.06</w:t>
            </w:r>
          </w:p>
        </w:tc>
        <w:tc>
          <w:tcPr>
            <w:tcW w:w="960" w:type="dxa"/>
            <w:noWrap/>
            <w:hideMark/>
          </w:tcPr>
          <w:p w14:paraId="04AB3E38" w14:textId="77777777" w:rsidR="004B65BD" w:rsidRPr="0046514B" w:rsidRDefault="004B65BD" w:rsidP="004B65BD">
            <w:r w:rsidRPr="0046514B">
              <w:t>0.956</w:t>
            </w:r>
          </w:p>
        </w:tc>
      </w:tr>
      <w:tr w:rsidR="004B65BD" w:rsidRPr="0046514B" w14:paraId="052C5D50"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6AF5446B" w14:textId="77777777" w:rsidR="004B65BD" w:rsidRPr="0046514B" w:rsidRDefault="004B65BD" w:rsidP="004B65BD">
            <w:proofErr w:type="spellStart"/>
            <w:r w:rsidRPr="0046514B">
              <w:t>g_mn</w:t>
            </w:r>
            <w:proofErr w:type="spellEnd"/>
          </w:p>
        </w:tc>
        <w:tc>
          <w:tcPr>
            <w:tcW w:w="1330" w:type="dxa"/>
            <w:noWrap/>
            <w:hideMark/>
          </w:tcPr>
          <w:p w14:paraId="5E4EA984" w14:textId="77777777" w:rsidR="004B65BD" w:rsidRPr="0046514B" w:rsidRDefault="004B65BD" w:rsidP="004B65BD">
            <w:r w:rsidRPr="0046514B">
              <w:t>-0.00135</w:t>
            </w:r>
          </w:p>
        </w:tc>
        <w:tc>
          <w:tcPr>
            <w:tcW w:w="1440" w:type="dxa"/>
            <w:noWrap/>
            <w:hideMark/>
          </w:tcPr>
          <w:p w14:paraId="0ACA157B" w14:textId="77777777" w:rsidR="004B65BD" w:rsidRPr="0046514B" w:rsidRDefault="004B65BD" w:rsidP="004B65BD">
            <w:r w:rsidRPr="0046514B">
              <w:t>0.0015089</w:t>
            </w:r>
          </w:p>
        </w:tc>
        <w:tc>
          <w:tcPr>
            <w:tcW w:w="2044" w:type="dxa"/>
            <w:noWrap/>
            <w:hideMark/>
          </w:tcPr>
          <w:p w14:paraId="05A6D213" w14:textId="77777777" w:rsidR="004B65BD" w:rsidRPr="0046514B" w:rsidRDefault="004B65BD" w:rsidP="004B65BD">
            <w:r w:rsidRPr="0046514B">
              <w:t>-0.89</w:t>
            </w:r>
          </w:p>
        </w:tc>
        <w:tc>
          <w:tcPr>
            <w:tcW w:w="960" w:type="dxa"/>
            <w:noWrap/>
            <w:hideMark/>
          </w:tcPr>
          <w:p w14:paraId="6BD5D3D4" w14:textId="77777777" w:rsidR="004B65BD" w:rsidRPr="0046514B" w:rsidRDefault="004B65BD" w:rsidP="004B65BD">
            <w:r w:rsidRPr="0046514B">
              <w:t>0.372</w:t>
            </w:r>
          </w:p>
        </w:tc>
      </w:tr>
      <w:tr w:rsidR="004B65BD" w:rsidRPr="0046514B" w14:paraId="710DBB0D" w14:textId="77777777" w:rsidTr="0046514B">
        <w:trPr>
          <w:trHeight w:val="288"/>
        </w:trPr>
        <w:tc>
          <w:tcPr>
            <w:tcW w:w="2900" w:type="dxa"/>
            <w:noWrap/>
            <w:hideMark/>
          </w:tcPr>
          <w:p w14:paraId="12046BC1" w14:textId="77777777" w:rsidR="004B65BD" w:rsidRPr="0046514B" w:rsidRDefault="004B65BD" w:rsidP="004B65BD">
            <w:proofErr w:type="spellStart"/>
            <w:r w:rsidRPr="0046514B">
              <w:t>g_min</w:t>
            </w:r>
            <w:proofErr w:type="spellEnd"/>
          </w:p>
        </w:tc>
        <w:tc>
          <w:tcPr>
            <w:tcW w:w="1330" w:type="dxa"/>
            <w:noWrap/>
            <w:hideMark/>
          </w:tcPr>
          <w:p w14:paraId="4EA68C9A" w14:textId="77777777" w:rsidR="004B65BD" w:rsidRPr="0046514B" w:rsidRDefault="004B65BD" w:rsidP="004B65BD">
            <w:r w:rsidRPr="0046514B">
              <w:t>-4.3E-05</w:t>
            </w:r>
          </w:p>
        </w:tc>
        <w:tc>
          <w:tcPr>
            <w:tcW w:w="1440" w:type="dxa"/>
            <w:noWrap/>
            <w:hideMark/>
          </w:tcPr>
          <w:p w14:paraId="666CC057" w14:textId="77777777" w:rsidR="004B65BD" w:rsidRPr="0046514B" w:rsidRDefault="004B65BD" w:rsidP="004B65BD">
            <w:r w:rsidRPr="0046514B">
              <w:t>0.0001765</w:t>
            </w:r>
          </w:p>
        </w:tc>
        <w:tc>
          <w:tcPr>
            <w:tcW w:w="2044" w:type="dxa"/>
            <w:noWrap/>
            <w:hideMark/>
          </w:tcPr>
          <w:p w14:paraId="751BC5FC" w14:textId="77777777" w:rsidR="004B65BD" w:rsidRPr="0046514B" w:rsidRDefault="004B65BD" w:rsidP="004B65BD">
            <w:r w:rsidRPr="0046514B">
              <w:t>-0.24</w:t>
            </w:r>
          </w:p>
        </w:tc>
        <w:tc>
          <w:tcPr>
            <w:tcW w:w="960" w:type="dxa"/>
            <w:noWrap/>
            <w:hideMark/>
          </w:tcPr>
          <w:p w14:paraId="45874277" w14:textId="77777777" w:rsidR="004B65BD" w:rsidRPr="0046514B" w:rsidRDefault="004B65BD" w:rsidP="004B65BD">
            <w:r w:rsidRPr="0046514B">
              <w:t>0.81</w:t>
            </w:r>
          </w:p>
        </w:tc>
      </w:tr>
      <w:tr w:rsidR="004B65BD" w:rsidRPr="0046514B" w14:paraId="6E970A46"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36CDCA2C" w14:textId="77777777" w:rsidR="004B65BD" w:rsidRPr="0046514B" w:rsidRDefault="004B65BD" w:rsidP="004B65BD">
            <w:proofErr w:type="spellStart"/>
            <w:r w:rsidRPr="0046514B">
              <w:t>g_mx</w:t>
            </w:r>
            <w:proofErr w:type="spellEnd"/>
          </w:p>
        </w:tc>
        <w:tc>
          <w:tcPr>
            <w:tcW w:w="1330" w:type="dxa"/>
            <w:noWrap/>
            <w:hideMark/>
          </w:tcPr>
          <w:p w14:paraId="0FD1DBEB" w14:textId="77777777" w:rsidR="004B65BD" w:rsidRPr="0046514B" w:rsidRDefault="004B65BD" w:rsidP="004B65BD">
            <w:r w:rsidRPr="0046514B">
              <w:t>-3.8E-05</w:t>
            </w:r>
          </w:p>
        </w:tc>
        <w:tc>
          <w:tcPr>
            <w:tcW w:w="1440" w:type="dxa"/>
            <w:noWrap/>
            <w:hideMark/>
          </w:tcPr>
          <w:p w14:paraId="00EE895C" w14:textId="77777777" w:rsidR="004B65BD" w:rsidRPr="0046514B" w:rsidRDefault="004B65BD" w:rsidP="004B65BD">
            <w:r w:rsidRPr="0046514B">
              <w:t>0.0001569</w:t>
            </w:r>
          </w:p>
        </w:tc>
        <w:tc>
          <w:tcPr>
            <w:tcW w:w="2044" w:type="dxa"/>
            <w:noWrap/>
            <w:hideMark/>
          </w:tcPr>
          <w:p w14:paraId="5A1850BB" w14:textId="77777777" w:rsidR="004B65BD" w:rsidRPr="0046514B" w:rsidRDefault="004B65BD" w:rsidP="004B65BD">
            <w:r w:rsidRPr="0046514B">
              <w:t>-0.24</w:t>
            </w:r>
          </w:p>
        </w:tc>
        <w:tc>
          <w:tcPr>
            <w:tcW w:w="960" w:type="dxa"/>
            <w:noWrap/>
            <w:hideMark/>
          </w:tcPr>
          <w:p w14:paraId="71DE0C9E" w14:textId="77777777" w:rsidR="004B65BD" w:rsidRPr="0046514B" w:rsidRDefault="004B65BD" w:rsidP="004B65BD">
            <w:r w:rsidRPr="0046514B">
              <w:t>0.808</w:t>
            </w:r>
          </w:p>
        </w:tc>
      </w:tr>
      <w:tr w:rsidR="004B65BD" w:rsidRPr="0046514B" w14:paraId="3FBDB10B" w14:textId="77777777" w:rsidTr="0046514B">
        <w:trPr>
          <w:trHeight w:val="288"/>
        </w:trPr>
        <w:tc>
          <w:tcPr>
            <w:tcW w:w="2900" w:type="dxa"/>
            <w:noWrap/>
            <w:hideMark/>
          </w:tcPr>
          <w:p w14:paraId="33720974" w14:textId="77777777" w:rsidR="004B65BD" w:rsidRPr="0046514B" w:rsidRDefault="004B65BD" w:rsidP="004B65BD">
            <w:proofErr w:type="spellStart"/>
            <w:r w:rsidRPr="0046514B">
              <w:t>g_auc</w:t>
            </w:r>
            <w:proofErr w:type="spellEnd"/>
          </w:p>
        </w:tc>
        <w:tc>
          <w:tcPr>
            <w:tcW w:w="1330" w:type="dxa"/>
            <w:noWrap/>
            <w:hideMark/>
          </w:tcPr>
          <w:p w14:paraId="38E181E1" w14:textId="77777777" w:rsidR="004B65BD" w:rsidRPr="0046514B" w:rsidRDefault="004B65BD" w:rsidP="004B65BD">
            <w:r w:rsidRPr="0046514B">
              <w:t>0.000819</w:t>
            </w:r>
          </w:p>
        </w:tc>
        <w:tc>
          <w:tcPr>
            <w:tcW w:w="1440" w:type="dxa"/>
            <w:noWrap/>
            <w:hideMark/>
          </w:tcPr>
          <w:p w14:paraId="3E406D4E" w14:textId="77777777" w:rsidR="004B65BD" w:rsidRPr="0046514B" w:rsidRDefault="004B65BD" w:rsidP="004B65BD">
            <w:r w:rsidRPr="0046514B">
              <w:t>0.0004294</w:t>
            </w:r>
          </w:p>
        </w:tc>
        <w:tc>
          <w:tcPr>
            <w:tcW w:w="2044" w:type="dxa"/>
            <w:noWrap/>
            <w:hideMark/>
          </w:tcPr>
          <w:p w14:paraId="48AE17A3" w14:textId="77777777" w:rsidR="004B65BD" w:rsidRPr="0046514B" w:rsidRDefault="004B65BD" w:rsidP="004B65BD">
            <w:r w:rsidRPr="0046514B">
              <w:t>1.91</w:t>
            </w:r>
          </w:p>
        </w:tc>
        <w:tc>
          <w:tcPr>
            <w:tcW w:w="960" w:type="dxa"/>
            <w:noWrap/>
            <w:hideMark/>
          </w:tcPr>
          <w:p w14:paraId="59CD9AEF" w14:textId="77777777" w:rsidR="004B65BD" w:rsidRPr="0046514B" w:rsidRDefault="004B65BD" w:rsidP="004B65BD">
            <w:r w:rsidRPr="0046514B">
              <w:t>0.057</w:t>
            </w:r>
          </w:p>
        </w:tc>
      </w:tr>
      <w:tr w:rsidR="004B65BD" w:rsidRPr="0046514B" w14:paraId="1A4BEF11"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6B3DD440" w14:textId="77777777" w:rsidR="004B65BD" w:rsidRPr="0046514B" w:rsidRDefault="004B65BD" w:rsidP="004B65BD">
            <w:proofErr w:type="spellStart"/>
            <w:r w:rsidRPr="0046514B">
              <w:t>g_qnt</w:t>
            </w:r>
            <w:proofErr w:type="spellEnd"/>
          </w:p>
        </w:tc>
        <w:tc>
          <w:tcPr>
            <w:tcW w:w="1330" w:type="dxa"/>
            <w:noWrap/>
            <w:hideMark/>
          </w:tcPr>
          <w:p w14:paraId="3E04929C" w14:textId="77777777" w:rsidR="004B65BD" w:rsidRPr="0046514B" w:rsidRDefault="004B65BD" w:rsidP="004B65BD">
            <w:r w:rsidRPr="0046514B">
              <w:t>6.99E-05</w:t>
            </w:r>
          </w:p>
        </w:tc>
        <w:tc>
          <w:tcPr>
            <w:tcW w:w="1440" w:type="dxa"/>
            <w:noWrap/>
            <w:hideMark/>
          </w:tcPr>
          <w:p w14:paraId="50795226" w14:textId="77777777" w:rsidR="004B65BD" w:rsidRPr="0046514B" w:rsidRDefault="004B65BD" w:rsidP="004B65BD">
            <w:r w:rsidRPr="0046514B">
              <w:t>0.0003637</w:t>
            </w:r>
          </w:p>
        </w:tc>
        <w:tc>
          <w:tcPr>
            <w:tcW w:w="2044" w:type="dxa"/>
            <w:noWrap/>
            <w:hideMark/>
          </w:tcPr>
          <w:p w14:paraId="59514FB9" w14:textId="77777777" w:rsidR="004B65BD" w:rsidRPr="0046514B" w:rsidRDefault="004B65BD" w:rsidP="004B65BD">
            <w:r w:rsidRPr="0046514B">
              <w:t>0.19</w:t>
            </w:r>
          </w:p>
        </w:tc>
        <w:tc>
          <w:tcPr>
            <w:tcW w:w="960" w:type="dxa"/>
            <w:noWrap/>
            <w:hideMark/>
          </w:tcPr>
          <w:p w14:paraId="1F6C56D5" w14:textId="77777777" w:rsidR="004B65BD" w:rsidRPr="0046514B" w:rsidRDefault="004B65BD" w:rsidP="004B65BD">
            <w:r w:rsidRPr="0046514B">
              <w:t>0.848</w:t>
            </w:r>
          </w:p>
        </w:tc>
      </w:tr>
      <w:tr w:rsidR="004B65BD" w:rsidRPr="0046514B" w14:paraId="7726EF3D" w14:textId="77777777" w:rsidTr="0046514B">
        <w:trPr>
          <w:trHeight w:val="288"/>
        </w:trPr>
        <w:tc>
          <w:tcPr>
            <w:tcW w:w="2900" w:type="dxa"/>
            <w:noWrap/>
            <w:hideMark/>
          </w:tcPr>
          <w:p w14:paraId="6E1F0FCD" w14:textId="77777777" w:rsidR="004B65BD" w:rsidRPr="0046514B" w:rsidRDefault="004B65BD" w:rsidP="004B65BD">
            <w:proofErr w:type="spellStart"/>
            <w:r w:rsidRPr="0046514B">
              <w:t>g_auc_leading</w:t>
            </w:r>
            <w:proofErr w:type="spellEnd"/>
          </w:p>
        </w:tc>
        <w:tc>
          <w:tcPr>
            <w:tcW w:w="1330" w:type="dxa"/>
            <w:noWrap/>
            <w:hideMark/>
          </w:tcPr>
          <w:p w14:paraId="38AE2741" w14:textId="77777777" w:rsidR="004B65BD" w:rsidRPr="0046514B" w:rsidRDefault="004B65BD" w:rsidP="004B65BD">
            <w:r w:rsidRPr="0046514B">
              <w:t>-0.00075</w:t>
            </w:r>
          </w:p>
        </w:tc>
        <w:tc>
          <w:tcPr>
            <w:tcW w:w="1440" w:type="dxa"/>
            <w:noWrap/>
            <w:hideMark/>
          </w:tcPr>
          <w:p w14:paraId="0C24C527" w14:textId="77777777" w:rsidR="004B65BD" w:rsidRPr="0046514B" w:rsidRDefault="004B65BD" w:rsidP="004B65BD">
            <w:r w:rsidRPr="0046514B">
              <w:t>0.000422</w:t>
            </w:r>
          </w:p>
        </w:tc>
        <w:tc>
          <w:tcPr>
            <w:tcW w:w="2044" w:type="dxa"/>
            <w:noWrap/>
            <w:hideMark/>
          </w:tcPr>
          <w:p w14:paraId="79AC2927" w14:textId="77777777" w:rsidR="004B65BD" w:rsidRPr="0046514B" w:rsidRDefault="004B65BD" w:rsidP="004B65BD">
            <w:r w:rsidRPr="0046514B">
              <w:t>-1.78</w:t>
            </w:r>
          </w:p>
        </w:tc>
        <w:tc>
          <w:tcPr>
            <w:tcW w:w="960" w:type="dxa"/>
            <w:noWrap/>
            <w:hideMark/>
          </w:tcPr>
          <w:p w14:paraId="5CB3C204" w14:textId="77777777" w:rsidR="004B65BD" w:rsidRPr="0046514B" w:rsidRDefault="004B65BD" w:rsidP="004B65BD">
            <w:r w:rsidRPr="0046514B">
              <w:t>0.075</w:t>
            </w:r>
          </w:p>
        </w:tc>
      </w:tr>
      <w:tr w:rsidR="004B65BD" w:rsidRPr="0046514B" w14:paraId="7B7FBF96"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2BB4E48F" w14:textId="77777777" w:rsidR="004B65BD" w:rsidRPr="0046514B" w:rsidRDefault="004B65BD" w:rsidP="004B65BD">
            <w:proofErr w:type="spellStart"/>
            <w:r w:rsidRPr="0046514B">
              <w:t>g_auc_trailing</w:t>
            </w:r>
            <w:proofErr w:type="spellEnd"/>
          </w:p>
        </w:tc>
        <w:tc>
          <w:tcPr>
            <w:tcW w:w="1330" w:type="dxa"/>
            <w:noWrap/>
            <w:hideMark/>
          </w:tcPr>
          <w:p w14:paraId="55B0FCEB" w14:textId="77777777" w:rsidR="004B65BD" w:rsidRPr="0046514B" w:rsidRDefault="004B65BD" w:rsidP="004B65BD">
            <w:r w:rsidRPr="0046514B">
              <w:t>-0.00075</w:t>
            </w:r>
          </w:p>
        </w:tc>
        <w:tc>
          <w:tcPr>
            <w:tcW w:w="1440" w:type="dxa"/>
            <w:noWrap/>
            <w:hideMark/>
          </w:tcPr>
          <w:p w14:paraId="01E39B57" w14:textId="77777777" w:rsidR="004B65BD" w:rsidRPr="0046514B" w:rsidRDefault="004B65BD" w:rsidP="004B65BD">
            <w:r w:rsidRPr="0046514B">
              <w:t>0.0004211</w:t>
            </w:r>
          </w:p>
        </w:tc>
        <w:tc>
          <w:tcPr>
            <w:tcW w:w="2044" w:type="dxa"/>
            <w:noWrap/>
            <w:hideMark/>
          </w:tcPr>
          <w:p w14:paraId="13CB1586" w14:textId="77777777" w:rsidR="004B65BD" w:rsidRPr="0046514B" w:rsidRDefault="004B65BD" w:rsidP="004B65BD">
            <w:r w:rsidRPr="0046514B">
              <w:t>-1.78</w:t>
            </w:r>
          </w:p>
        </w:tc>
        <w:tc>
          <w:tcPr>
            <w:tcW w:w="960" w:type="dxa"/>
            <w:noWrap/>
            <w:hideMark/>
          </w:tcPr>
          <w:p w14:paraId="71058301" w14:textId="77777777" w:rsidR="004B65BD" w:rsidRPr="0046514B" w:rsidRDefault="004B65BD" w:rsidP="004B65BD">
            <w:r w:rsidRPr="0046514B">
              <w:t>0.075</w:t>
            </w:r>
          </w:p>
        </w:tc>
      </w:tr>
      <w:tr w:rsidR="004B65BD" w:rsidRPr="0046514B" w14:paraId="2703C542" w14:textId="77777777" w:rsidTr="0046514B">
        <w:trPr>
          <w:trHeight w:val="288"/>
        </w:trPr>
        <w:tc>
          <w:tcPr>
            <w:tcW w:w="2900" w:type="dxa"/>
            <w:noWrap/>
            <w:hideMark/>
          </w:tcPr>
          <w:p w14:paraId="6EE5D201" w14:textId="77777777" w:rsidR="004B65BD" w:rsidRPr="0046514B" w:rsidRDefault="004B65BD" w:rsidP="004B65BD">
            <w:proofErr w:type="spellStart"/>
            <w:r w:rsidRPr="0046514B">
              <w:t>g_sd</w:t>
            </w:r>
            <w:proofErr w:type="spellEnd"/>
          </w:p>
        </w:tc>
        <w:tc>
          <w:tcPr>
            <w:tcW w:w="1330" w:type="dxa"/>
            <w:noWrap/>
            <w:hideMark/>
          </w:tcPr>
          <w:p w14:paraId="01B65B97" w14:textId="77777777" w:rsidR="004B65BD" w:rsidRPr="0046514B" w:rsidRDefault="004B65BD" w:rsidP="004B65BD">
            <w:r w:rsidRPr="0046514B">
              <w:t>0.000388</w:t>
            </w:r>
          </w:p>
        </w:tc>
        <w:tc>
          <w:tcPr>
            <w:tcW w:w="1440" w:type="dxa"/>
            <w:noWrap/>
            <w:hideMark/>
          </w:tcPr>
          <w:p w14:paraId="4BE460A2" w14:textId="77777777" w:rsidR="004B65BD" w:rsidRPr="0046514B" w:rsidRDefault="004B65BD" w:rsidP="004B65BD">
            <w:r w:rsidRPr="0046514B">
              <w:t>0.0003813</w:t>
            </w:r>
          </w:p>
        </w:tc>
        <w:tc>
          <w:tcPr>
            <w:tcW w:w="2044" w:type="dxa"/>
            <w:noWrap/>
            <w:hideMark/>
          </w:tcPr>
          <w:p w14:paraId="135C0A36" w14:textId="77777777" w:rsidR="004B65BD" w:rsidRPr="0046514B" w:rsidRDefault="004B65BD" w:rsidP="004B65BD">
            <w:r w:rsidRPr="0046514B">
              <w:t>1.02</w:t>
            </w:r>
          </w:p>
        </w:tc>
        <w:tc>
          <w:tcPr>
            <w:tcW w:w="960" w:type="dxa"/>
            <w:noWrap/>
            <w:hideMark/>
          </w:tcPr>
          <w:p w14:paraId="4D007E8D" w14:textId="77777777" w:rsidR="004B65BD" w:rsidRPr="0046514B" w:rsidRDefault="004B65BD" w:rsidP="004B65BD">
            <w:r w:rsidRPr="0046514B">
              <w:t>0.308</w:t>
            </w:r>
          </w:p>
        </w:tc>
      </w:tr>
      <w:tr w:rsidR="004B65BD" w:rsidRPr="0046514B" w14:paraId="01E7EB76" w14:textId="77777777" w:rsidTr="0046514B">
        <w:trPr>
          <w:cnfStyle w:val="000000100000" w:firstRow="0" w:lastRow="0" w:firstColumn="0" w:lastColumn="0" w:oddVBand="0" w:evenVBand="0" w:oddHBand="1" w:evenHBand="0" w:firstRowFirstColumn="0" w:firstRowLastColumn="0" w:lastRowFirstColumn="0" w:lastRowLastColumn="0"/>
          <w:trHeight w:val="288"/>
        </w:trPr>
        <w:tc>
          <w:tcPr>
            <w:tcW w:w="2900" w:type="dxa"/>
            <w:noWrap/>
            <w:hideMark/>
          </w:tcPr>
          <w:p w14:paraId="56B34D3E" w14:textId="77777777" w:rsidR="004B65BD" w:rsidRPr="0046514B" w:rsidRDefault="004B65BD" w:rsidP="004B65BD">
            <w:r w:rsidRPr="0046514B">
              <w:t>_cons</w:t>
            </w:r>
          </w:p>
        </w:tc>
        <w:tc>
          <w:tcPr>
            <w:tcW w:w="1330" w:type="dxa"/>
            <w:noWrap/>
            <w:hideMark/>
          </w:tcPr>
          <w:p w14:paraId="37A71C50" w14:textId="77777777" w:rsidR="004B65BD" w:rsidRPr="0046514B" w:rsidRDefault="004B65BD" w:rsidP="004B65BD">
            <w:r w:rsidRPr="0046514B">
              <w:t>-177.867</w:t>
            </w:r>
          </w:p>
        </w:tc>
        <w:tc>
          <w:tcPr>
            <w:tcW w:w="1440" w:type="dxa"/>
            <w:noWrap/>
            <w:hideMark/>
          </w:tcPr>
          <w:p w14:paraId="20F60C45" w14:textId="77777777" w:rsidR="004B65BD" w:rsidRPr="0046514B" w:rsidRDefault="004B65BD" w:rsidP="004B65BD">
            <w:r w:rsidRPr="0046514B">
              <w:t>19.54596</w:t>
            </w:r>
          </w:p>
        </w:tc>
        <w:tc>
          <w:tcPr>
            <w:tcW w:w="2044" w:type="dxa"/>
            <w:noWrap/>
            <w:hideMark/>
          </w:tcPr>
          <w:p w14:paraId="1A41796D" w14:textId="77777777" w:rsidR="004B65BD" w:rsidRPr="0046514B" w:rsidRDefault="004B65BD" w:rsidP="004B65BD">
            <w:r w:rsidRPr="0046514B">
              <w:t>-9.1</w:t>
            </w:r>
          </w:p>
        </w:tc>
        <w:tc>
          <w:tcPr>
            <w:tcW w:w="960" w:type="dxa"/>
            <w:noWrap/>
            <w:hideMark/>
          </w:tcPr>
          <w:p w14:paraId="5CDC1394" w14:textId="77777777" w:rsidR="004B65BD" w:rsidRPr="0046514B" w:rsidRDefault="004B65BD" w:rsidP="004B65BD">
            <w:r w:rsidRPr="0046514B">
              <w:t>0</w:t>
            </w:r>
          </w:p>
        </w:tc>
      </w:tr>
    </w:tbl>
    <w:p w14:paraId="3940C76A" w14:textId="77777777" w:rsidR="0016420B" w:rsidRDefault="002B276F" w:rsidP="0016420B">
      <w:pPr>
        <w:pStyle w:val="Heading1"/>
      </w:pPr>
      <w:r>
        <w:t>Creating An</w:t>
      </w:r>
      <w:r w:rsidR="00DD1A2E">
        <w:t xml:space="preserve"> Index </w:t>
      </w:r>
    </w:p>
    <w:p w14:paraId="052EF42C" w14:textId="3DD040B5" w:rsidR="003D4C6D" w:rsidRDefault="00CA770B" w:rsidP="00BF0DF7">
      <w:r>
        <w:t xml:space="preserve">Index insurance is linked to </w:t>
      </w:r>
      <w:r w:rsidR="001A67FD">
        <w:t xml:space="preserve">an </w:t>
      </w:r>
      <w:r w:rsidR="00D402EF">
        <w:t>index</w:t>
      </w:r>
      <w:r w:rsidR="001A67FD">
        <w:t xml:space="preserve"> such as measures of rainfall, temperatures, or </w:t>
      </w:r>
      <w:r w:rsidR="003D4C6D">
        <w:t xml:space="preserve">estimates of </w:t>
      </w:r>
      <w:r w:rsidR="001A67FD">
        <w:t>crop yields rather than losses</w:t>
      </w:r>
      <w:r w:rsidR="00D402EF">
        <w:t xml:space="preserve"> observed by an insurance adjuster</w:t>
      </w:r>
      <w:r w:rsidR="001A67FD">
        <w:t xml:space="preserve">. </w:t>
      </w:r>
      <w:r w:rsidR="00C42EA9">
        <w:rPr>
          <w:rFonts w:cs="Giovanni-Book"/>
          <w:color w:val="1B1819"/>
        </w:rPr>
        <w:t>Payments to farmers</w:t>
      </w:r>
      <w:r w:rsidR="00593129" w:rsidRPr="00593129">
        <w:rPr>
          <w:rFonts w:cs="Giovanni-Book"/>
          <w:color w:val="1B1819"/>
        </w:rPr>
        <w:t xml:space="preserve"> are triggered by pre-specified patterns of the index, as opposed to actual yields, which eliminates the need for in-field assessments.  </w:t>
      </w:r>
      <w:r w:rsidR="00B576F4">
        <w:rPr>
          <w:rFonts w:cs="Giovanni-Book"/>
          <w:color w:val="1B1819"/>
        </w:rPr>
        <w:t xml:space="preserve">Insurance providers typically look to “historical burning cost analysis” to estimate the long term costs of the project by looking to the distribution of past </w:t>
      </w:r>
      <w:r w:rsidR="00BF0DF7">
        <w:rPr>
          <w:rFonts w:cs="Giovanni-Book"/>
          <w:color w:val="1B1819"/>
        </w:rPr>
        <w:t>index values</w:t>
      </w:r>
      <w:r w:rsidR="00B576F4">
        <w:rPr>
          <w:rFonts w:cs="Giovanni-Book"/>
          <w:color w:val="1B1819"/>
        </w:rPr>
        <w:t xml:space="preserve"> to estimate the probability of a payout </w:t>
      </w:r>
      <w:r w:rsidR="00B576F4">
        <w:rPr>
          <w:rFonts w:ascii="ACaslon-Regular" w:hAnsi="ACaslon-Regular" w:cs="ACaslon-Regular"/>
          <w:sz w:val="20"/>
          <w:szCs w:val="20"/>
        </w:rPr>
        <w:fldChar w:fldCharType="begin" w:fldLock="1"/>
      </w:r>
      <w:r w:rsidR="00B576F4">
        <w:rPr>
          <w:rFonts w:ascii="ACaslon-Regular" w:hAnsi="ACaslon-Regular" w:cs="ACaslon-Regular"/>
          <w:sz w:val="20"/>
          <w:szCs w:val="20"/>
        </w:rPr>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00B576F4">
        <w:rPr>
          <w:rFonts w:ascii="ACaslon-Regular" w:hAnsi="ACaslon-Regular" w:cs="ACaslon-Regular"/>
          <w:sz w:val="20"/>
          <w:szCs w:val="20"/>
        </w:rPr>
        <w:fldChar w:fldCharType="separate"/>
      </w:r>
      <w:r w:rsidR="00B576F4" w:rsidRPr="008E1D28">
        <w:rPr>
          <w:rFonts w:ascii="ACaslon-Regular" w:hAnsi="ACaslon-Regular" w:cs="ACaslon-Regular"/>
          <w:noProof/>
          <w:sz w:val="20"/>
          <w:szCs w:val="20"/>
        </w:rPr>
        <w:t>[12]</w:t>
      </w:r>
      <w:r w:rsidR="00B576F4">
        <w:rPr>
          <w:rFonts w:ascii="ACaslon-Regular" w:hAnsi="ACaslon-Regular" w:cs="ACaslon-Regular"/>
          <w:sz w:val="20"/>
          <w:szCs w:val="20"/>
        </w:rPr>
        <w:fldChar w:fldCharType="end"/>
      </w:r>
      <w:r w:rsidR="00B576F4">
        <w:rPr>
          <w:rFonts w:cs="Giovanni-Book"/>
          <w:color w:val="1B1819"/>
        </w:rPr>
        <w:t xml:space="preserve">.  </w:t>
      </w:r>
    </w:p>
    <w:p w14:paraId="7559EB1D" w14:textId="77777777" w:rsidR="00E05A80" w:rsidRDefault="00324D10" w:rsidP="00E05A80">
      <w:r w:rsidRPr="00324D10">
        <w:t>Often the risks faced by farmers are more complex than an easily defined weather event. Instead farms face risks from a variety of smaller and often covariate shocks such as pests, molds, and extreme weather event. However, our ability to understand the frequency and determine the causes of these losses remotely may be limited.</w:t>
      </w:r>
      <w:r>
        <w:t xml:space="preserve"> In response, i</w:t>
      </w:r>
      <w:r w:rsidR="003B6D7F" w:rsidRPr="00593129">
        <w:t>ndex insurance triggers can run the gamut from simple to complex.</w:t>
      </w:r>
      <w:r w:rsidR="00CD253A" w:rsidRPr="00CD253A">
        <w:t xml:space="preserve"> </w:t>
      </w:r>
    </w:p>
    <w:p w14:paraId="159D9B0B" w14:textId="77777777" w:rsidR="00373B10" w:rsidRPr="00E05A80" w:rsidRDefault="00373B10" w:rsidP="00373B10">
      <w:pPr>
        <w:pStyle w:val="Heading3"/>
      </w:pPr>
      <w:r>
        <w:t>Examples</w:t>
      </w:r>
    </w:p>
    <w:p w14:paraId="5A51B0DD" w14:textId="77777777" w:rsidR="0016420B" w:rsidRDefault="00593129" w:rsidP="003B6D7F">
      <w:r>
        <w:t xml:space="preserve">Simple triggers include indemnity against a particular weather related risk. </w:t>
      </w:r>
      <w:r w:rsidR="003B6D7F">
        <w:t xml:space="preserve">Payments for simple index products are typically triggered by a specific and predefined event of interest, such as </w:t>
      </w:r>
      <w:r w:rsidR="007836B0">
        <w:t xml:space="preserve">receiving </w:t>
      </w:r>
      <w:r w:rsidR="003B6D7F">
        <w:t>less than 0.5 inches of rain during the growing season. The probability of that particular event can be determined by evaluating the distribution of the historical record of rainfall for any given location.</w:t>
      </w:r>
    </w:p>
    <w:p w14:paraId="0AFAED26" w14:textId="3C4F6FA1" w:rsidR="00DD1A2E" w:rsidRDefault="003B6D7F" w:rsidP="003B6D7F">
      <w:r>
        <w:t>More complex triggers</w:t>
      </w:r>
      <w:r w:rsidR="006E7490">
        <w:t xml:space="preserve"> include </w:t>
      </w:r>
      <w:r w:rsidR="009D1D6D">
        <w:t>crop models that simulate the growth of plants in response to changes in weather patterns</w:t>
      </w:r>
      <w:r w:rsidR="00B70F69">
        <w:t xml:space="preserve">. </w:t>
      </w:r>
      <w:r w:rsidR="007B0AAD">
        <w:t xml:space="preserve">Examples of this include the World Food </w:t>
      </w:r>
      <w:proofErr w:type="spellStart"/>
      <w:r w:rsidR="007B0AAD">
        <w:t>Programme</w:t>
      </w:r>
      <w:r w:rsidR="0055399F">
        <w:t>’s</w:t>
      </w:r>
      <w:proofErr w:type="spellEnd"/>
      <w:r w:rsidR="007B0AAD">
        <w:t xml:space="preserve"> (WFP)</w:t>
      </w:r>
      <w:r w:rsidR="00B70F69">
        <w:t xml:space="preserve"> pr</w:t>
      </w:r>
      <w:r w:rsidR="003D4C6D">
        <w:t>oject in Ethiopia which provided</w:t>
      </w:r>
      <w:r w:rsidR="00B70F69">
        <w:t xml:space="preserve"> rainfall based index insurance (against drought) as part of an integrated risk management project </w:t>
      </w:r>
      <w:r w:rsidR="00B70F69">
        <w:fldChar w:fldCharType="begin" w:fldLock="1"/>
      </w:r>
      <w:r w:rsidR="00B70F69">
        <w:instrText>ADDIN CSL_CITATION { "citationItems" : [ { "id" : "ITEM-1", "itemData" : { "ISSN" : "1904-9005", "author" : [ { "dropping-particle" : "", "family" : "Greatrex", "given" : "Helen", "non-dropping-particle" : "", "parse-names" : false, "suffix" : "" }, { "dropping-particle" : "", "family" : "Hansen", "given" : "James", "non-dropping-particle" : "", "parse-names" : false, "suffix" : "" }, { "dropping-particle" : "", "family" : "Garvin", "given" : "Samantha", "non-dropping-particle" : "", "parse-names" : false, "suffix" : "" }, { "dropping-particle" : "", "family" : "Diro", "given" : "Rahel", "non-dropping-particle" : "", "parse-names" : false, "suffix" : "" }, { "dropping-particle" : "", "family" : "Guen", "given" : "M", "non-dropping-particle" : "Le", "parse-names" : false, "suffix" : "" }, { "dropping-particle" : "", "family" : "Blakeley", "given" : "S", "non-dropping-particle" : "", "parse-names" : false, "suffix" : "" }, { "dropping-particle" : "", "family" : "Rao", "given" : "Kolli", "non-dropping-particle" : "", "parse-names" : false, "suffix" : "" }, { "dropping-particle" : "", "family" : "Osgood", "given" : "Daniel", "non-dropping-particle" : "", "parse-names" : false, "suffix" : "" } ], "id" : "ITEM-1", "issued" : { "date-parts" : [ [ "2015" ] ] }, "publisher" : "CGIAR Research Program on Climate Change, Agriculture and Food Security (CCAFS)", "title" : "Scaling up index insurance for smallholder farmers: Recent evidence and insights", "type" : "article-journal" }, "uris" : [ "http://www.mendeley.com/documents/?uuid=5a30d0d3-2fca-4270-aeb3-217baac72c95" ] } ], "mendeley" : { "formattedCitation" : "[11]", "plainTextFormattedCitation" : "[11]", "previouslyFormattedCitation" : "[11]" }, "properties" : { "noteIndex" : 0 }, "schema" : "https://github.com/citation-style-language/schema/raw/master/csl-citation.json" }</w:instrText>
      </w:r>
      <w:r w:rsidR="00B70F69">
        <w:fldChar w:fldCharType="separate"/>
      </w:r>
      <w:r w:rsidR="00B70F69" w:rsidRPr="006E7490">
        <w:rPr>
          <w:noProof/>
        </w:rPr>
        <w:t>[11]</w:t>
      </w:r>
      <w:r w:rsidR="00B70F69">
        <w:fldChar w:fldCharType="end"/>
      </w:r>
      <w:r w:rsidR="00B70F69">
        <w:t>.</w:t>
      </w:r>
      <w:r w:rsidR="007B0AAD">
        <w:t xml:space="preserve"> H</w:t>
      </w:r>
      <w:r w:rsidR="00B70F69">
        <w:t xml:space="preserve">istorical rainfall data from the meteorological agency and a crop-water balance model were used to design a trigger that had an 80% correlation with the number of food aid beneficiaries from 1994 to 2004. The reliance on crop-water balance models lead to significant basis risk in early years as the modeled planting date did not correspond to actual farming practices </w:t>
      </w:r>
      <w:r w:rsidR="00B70F69">
        <w:fldChar w:fldCharType="begin" w:fldLock="1"/>
      </w:r>
      <w:r w:rsidR="008E1D28">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"previouslyFormattedCitation" : "[12]" }, "properties" : { "noteIndex" : 0 }, "schema" : "https://github.com/citation-style-language/schema/raw/master/csl-citation.json" }</w:instrText>
      </w:r>
      <w:r w:rsidR="00B70F69">
        <w:fldChar w:fldCharType="separate"/>
      </w:r>
      <w:r w:rsidR="00B70F69" w:rsidRPr="00B70F69">
        <w:rPr>
          <w:noProof/>
        </w:rPr>
        <w:t>[12]</w:t>
      </w:r>
      <w:r w:rsidR="00B70F69">
        <w:fldChar w:fldCharType="end"/>
      </w:r>
      <w:r w:rsidR="00B70F69">
        <w:t xml:space="preserve">. </w:t>
      </w:r>
    </w:p>
    <w:p w14:paraId="57687CA2" w14:textId="77777777" w:rsidR="00857BF3" w:rsidRPr="00B344F4" w:rsidRDefault="00857BF3" w:rsidP="00B344F4">
      <w:r>
        <w:t xml:space="preserve">Another example is that of the </w:t>
      </w:r>
      <w:r w:rsidR="003D4C6D">
        <w:t>Millennium</w:t>
      </w:r>
      <w:r>
        <w:t xml:space="preserve"> Villages insurance program that used NDVI as the basis of its index. They use 8</w:t>
      </w:r>
      <w:r w:rsidR="00BF0DF7">
        <w:t xml:space="preserve"> </w:t>
      </w:r>
      <w:r>
        <w:t xml:space="preserve">km resolution images and </w:t>
      </w:r>
      <w:r w:rsidR="00BF0DF7">
        <w:t>evaluate</w:t>
      </w:r>
      <w:r>
        <w:t xml:space="preserve"> the frequency of significant losses due to drought events</w:t>
      </w:r>
      <w:r w:rsidR="00456114">
        <w:t xml:space="preserve">, as </w:t>
      </w:r>
      <w:proofErr w:type="spellStart"/>
      <w:r w:rsidR="00456114">
        <w:t>p</w:t>
      </w:r>
      <w:r w:rsidR="00BF0DF7">
        <w:t>roxied</w:t>
      </w:r>
      <w:proofErr w:type="spellEnd"/>
      <w:r w:rsidR="00BF0DF7">
        <w:t xml:space="preserve"> by vegetation greenness </w:t>
      </w:r>
      <w:r w:rsidR="00456114">
        <w:fldChar w:fldCharType="begin" w:fldLock="1"/>
      </w:r>
      <w:r w:rsidR="00456114">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00456114">
        <w:fldChar w:fldCharType="separate"/>
      </w:r>
      <w:r w:rsidR="00456114" w:rsidRPr="008E1D28">
        <w:rPr>
          <w:noProof/>
        </w:rPr>
        <w:t>[12]</w:t>
      </w:r>
      <w:r w:rsidR="00456114">
        <w:fldChar w:fldCharType="end"/>
      </w:r>
      <w:r w:rsidR="00456114">
        <w:t xml:space="preserve">. The index targeted the period of the growing season between plant flowering and harvesting because it showed the strongest correlation with historical yields. </w:t>
      </w:r>
      <w:r w:rsidR="00BF0DF7">
        <w:t xml:space="preserve">Despite its coarse spatial resolution (8 km), researchers found that drought stress observed on non-crop natural vegetation also corresponded to periods of significant reductions in crop yields </w:t>
      </w:r>
      <w:r w:rsidR="00BF0DF7" w:rsidRPr="00B344F4">
        <w:fldChar w:fldCharType="begin" w:fldLock="1"/>
      </w:r>
      <w:r w:rsidR="00BF0DF7" w:rsidRPr="00B344F4">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00BF0DF7" w:rsidRPr="00B344F4">
        <w:fldChar w:fldCharType="separate"/>
      </w:r>
      <w:r w:rsidR="00BF0DF7" w:rsidRPr="00B344F4">
        <w:rPr>
          <w:noProof/>
        </w:rPr>
        <w:t>[12]</w:t>
      </w:r>
      <w:r w:rsidR="00BF0DF7" w:rsidRPr="00B344F4">
        <w:fldChar w:fldCharType="end"/>
      </w:r>
      <w:r w:rsidR="00BF0DF7">
        <w:t xml:space="preserve">. </w:t>
      </w:r>
      <w:r w:rsidR="00456114">
        <w:t xml:space="preserve">To capture broader temporal trends, from changes in climate, the frequency of damaging droughts was </w:t>
      </w:r>
      <w:r w:rsidR="00456114" w:rsidRPr="00B344F4">
        <w:t xml:space="preserve">calculated </w:t>
      </w:r>
      <w:r w:rsidRPr="00B344F4">
        <w:t>for a 100km area surrounding each village</w:t>
      </w:r>
      <w:r w:rsidR="00456114" w:rsidRPr="00B344F4">
        <w:t xml:space="preserve">, thereby better capturing regional trends  </w:t>
      </w:r>
      <w:r w:rsidR="00456114" w:rsidRPr="00B344F4">
        <w:fldChar w:fldCharType="begin" w:fldLock="1"/>
      </w:r>
      <w:r w:rsidR="00456114" w:rsidRPr="00B344F4">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00456114" w:rsidRPr="00B344F4">
        <w:fldChar w:fldCharType="separate"/>
      </w:r>
      <w:r w:rsidR="00456114" w:rsidRPr="00B344F4">
        <w:rPr>
          <w:noProof/>
        </w:rPr>
        <w:t>[12]</w:t>
      </w:r>
      <w:r w:rsidR="00456114" w:rsidRPr="00B344F4">
        <w:fldChar w:fldCharType="end"/>
      </w:r>
      <w:r w:rsidRPr="00B344F4">
        <w:t xml:space="preserve">. </w:t>
      </w:r>
    </w:p>
    <w:p w14:paraId="5E8224AC" w14:textId="4E7A4CA7" w:rsidR="00237145" w:rsidRPr="00B344F4" w:rsidRDefault="00237145" w:rsidP="00B344F4">
      <w:r w:rsidRPr="00B344F4">
        <w:t xml:space="preserve">More complex </w:t>
      </w:r>
      <w:r w:rsidR="00F147F9" w:rsidRPr="00B344F4">
        <w:t>indices</w:t>
      </w:r>
      <w:r w:rsidRPr="00B344F4">
        <w:t xml:space="preserve"> including </w:t>
      </w:r>
      <w:r w:rsidR="00B344F4" w:rsidRPr="00B344F4">
        <w:t>multiple sources of data should be considered, as the deficits of one data might be solve</w:t>
      </w:r>
      <w:r w:rsidR="0055399F">
        <w:t>d</w:t>
      </w:r>
      <w:r w:rsidR="00B344F4" w:rsidRPr="00B344F4">
        <w:t xml:space="preserve"> by</w:t>
      </w:r>
      <w:r w:rsidR="00B344F4">
        <w:t xml:space="preserve"> the advantages of</w:t>
      </w:r>
      <w:r w:rsidR="00B344F4" w:rsidRPr="00B344F4">
        <w:t xml:space="preserve"> another</w:t>
      </w:r>
      <w:r w:rsidR="00B344F4" w:rsidRPr="00B344F4">
        <w:rPr>
          <w:rFonts w:cs="NimbusRomNo9L-Medi"/>
        </w:rPr>
        <w:t xml:space="preserve"> </w:t>
      </w:r>
      <w:r w:rsidR="00B344F4" w:rsidRPr="00B344F4">
        <w:rPr>
          <w:rFonts w:cs="NimbusRomNo9L-Medi"/>
        </w:rPr>
        <w:fldChar w:fldCharType="begin" w:fldLock="1"/>
      </w:r>
      <w:r w:rsidR="00B344F4" w:rsidRPr="00B344F4">
        <w:rPr>
          <w:rFonts w:cs="NimbusRomNo9L-Medi"/>
        </w:rPr>
        <w:instrText>ADDIN CSL_CITATION { "citationItems" : [ { "id" : "ITEM-1", "itemData" : { "DOI" : "10.1007/s11111-013-0201-0", "author" : [ { "dropping-particle" : "", "family" : "Brown", "given" : "M E", "non-dropping-particle" : "", "parse-names" : false, "suffix" : "" }, { "dropping-particle" : "", "family" : "Grace", "given" : "K", "non-dropping-particle" : "", "parse-names" : false, "suffix" : "" }, { "dropping-particle" : "", "family" : "Shively", "given" : "G", "non-dropping-particle" : "", "parse-names" : false, "suffix" : "" }, { "dropping-particle" : "", "family" : "Johnson", "given" : "K", "non-dropping-particle" : "", "parse-names" : false, "suffix" : "" }, { "dropping-particle" : "", "family" : "Carroll", "given" : "M", "non-dropping-particle" : "", "parse-names" : false, "suffix" : "" } ], "container-title" : "Population and Environment", "id" : "ITEM-1", "issue" : "1", "issued" : { "date-parts" : [ [ "2014" ] ] }, "page" : "48-72", "title" : "Using Satellite Remote Sensing and Household Survey Data to Assess Human Health and Nutrition Response to Environmental Change", "type" : "article-journal", "volume" : "36" }, "uris" : [ "http://www.mendeley.com/documents/?uuid=7f8993a4-6f78-4530-b557-09061eef09c8" ] } ], "mendeley" : { "formattedCitation" : "[13]", "plainTextFormattedCitation" : "[13]", "previouslyFormattedCitation" : "[13]" }, "properties" : { "noteIndex" : 0 }, "schema" : "https://github.com/citation-style-language/schema/raw/master/csl-citation.json" }</w:instrText>
      </w:r>
      <w:r w:rsidR="00B344F4" w:rsidRPr="00B344F4">
        <w:rPr>
          <w:rFonts w:cs="NimbusRomNo9L-Medi"/>
        </w:rPr>
        <w:fldChar w:fldCharType="separate"/>
      </w:r>
      <w:r w:rsidR="00B344F4" w:rsidRPr="00B344F4">
        <w:rPr>
          <w:rFonts w:cs="NimbusRomNo9L-Medi"/>
          <w:noProof/>
        </w:rPr>
        <w:t>[13]</w:t>
      </w:r>
      <w:r w:rsidR="00B344F4" w:rsidRPr="00B344F4">
        <w:rPr>
          <w:rFonts w:cs="NimbusRomNo9L-Medi"/>
        </w:rPr>
        <w:fldChar w:fldCharType="end"/>
      </w:r>
      <w:r w:rsidR="00B344F4" w:rsidRPr="00B344F4">
        <w:t xml:space="preserve">. </w:t>
      </w:r>
      <w:r w:rsidR="00B344F4">
        <w:t xml:space="preserve">For example, since the </w:t>
      </w:r>
      <w:proofErr w:type="spellStart"/>
      <w:r w:rsidR="00B344F4">
        <w:t>Millenium</w:t>
      </w:r>
      <w:proofErr w:type="spellEnd"/>
      <w:r w:rsidR="00B344F4">
        <w:t xml:space="preserve"> NDVI product insured against drought they used a weighted index of NDVI and rainfall estimates to trigger payments to farmers, thereby avoiding payout for losses not associated with drought </w:t>
      </w:r>
      <w:r w:rsidR="00B344F4">
        <w:rPr>
          <w:rFonts w:ascii="ACaslon-Regular" w:hAnsi="ACaslon-Regular" w:cs="ACaslon-Regular"/>
          <w:sz w:val="20"/>
          <w:szCs w:val="20"/>
        </w:rPr>
        <w:t xml:space="preserve"> </w:t>
      </w:r>
      <w:r w:rsidR="00B344F4">
        <w:rPr>
          <w:rFonts w:ascii="ACaslon-Regular" w:hAnsi="ACaslon-Regular" w:cs="ACaslon-Regular"/>
          <w:sz w:val="20"/>
          <w:szCs w:val="20"/>
        </w:rPr>
        <w:fldChar w:fldCharType="begin" w:fldLock="1"/>
      </w:r>
      <w:r w:rsidR="00B344F4">
        <w:rPr>
          <w:rFonts w:ascii="ACaslon-Regular" w:hAnsi="ACaslon-Regular" w:cs="ACaslon-Regular"/>
          <w:sz w:val="20"/>
          <w:szCs w:val="20"/>
        </w:rPr>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00B344F4">
        <w:rPr>
          <w:rFonts w:ascii="ACaslon-Regular" w:hAnsi="ACaslon-Regular" w:cs="ACaslon-Regular"/>
          <w:sz w:val="20"/>
          <w:szCs w:val="20"/>
        </w:rPr>
        <w:fldChar w:fldCharType="separate"/>
      </w:r>
      <w:r w:rsidR="00B344F4" w:rsidRPr="008E1D28">
        <w:rPr>
          <w:rFonts w:ascii="ACaslon-Regular" w:hAnsi="ACaslon-Regular" w:cs="ACaslon-Regular"/>
          <w:noProof/>
          <w:sz w:val="20"/>
          <w:szCs w:val="20"/>
        </w:rPr>
        <w:t>[12]</w:t>
      </w:r>
      <w:r w:rsidR="00B344F4">
        <w:rPr>
          <w:rFonts w:ascii="ACaslon-Regular" w:hAnsi="ACaslon-Regular" w:cs="ACaslon-Regular"/>
          <w:sz w:val="20"/>
          <w:szCs w:val="20"/>
        </w:rPr>
        <w:fldChar w:fldCharType="end"/>
      </w:r>
      <w:r w:rsidR="00B344F4">
        <w:t xml:space="preserve">. </w:t>
      </w:r>
      <w:r w:rsidR="00BB3766">
        <w:t xml:space="preserve">Although this study points to the ability of remotely sensed data to predict shifts in wheat yields, care should be taken to identify short-coming and address them creatively through </w:t>
      </w:r>
      <w:r w:rsidR="00CD253A">
        <w:t>alternative</w:t>
      </w:r>
      <w:r w:rsidR="00BB3766">
        <w:t xml:space="preserve"> data sources. </w:t>
      </w:r>
    </w:p>
    <w:p w14:paraId="41C5C1D0" w14:textId="77777777" w:rsidR="009956D4" w:rsidRDefault="009956D4" w:rsidP="009956D4">
      <w:pPr>
        <w:pStyle w:val="Heading3"/>
      </w:pPr>
      <w:r>
        <w:t>CSI India Approach</w:t>
      </w:r>
    </w:p>
    <w:p w14:paraId="5AA90E8B" w14:textId="77777777" w:rsidR="00237145" w:rsidRDefault="004E46C7" w:rsidP="009956D4">
      <w:r>
        <w:t xml:space="preserve">Here we propose the use of EVI or NDVI vegetation indices </w:t>
      </w:r>
      <w:r w:rsidR="00FF3D3F">
        <w:t xml:space="preserve">and stationary camera data </w:t>
      </w:r>
      <w:r>
        <w:t xml:space="preserve">to underlie an insurance product that might cover a variety of risks including inadequate temperatures, excess rain, and possibly pests and diseases. The use of weekly farmer questionnaires and stationary cameras through a cellphone app provide us a unique view </w:t>
      </w:r>
      <w:r w:rsidR="00BB3766">
        <w:t xml:space="preserve">of both </w:t>
      </w:r>
      <w:r>
        <w:t>the farm plots but also the farmer’s perceptions of risk and d</w:t>
      </w:r>
      <w:r w:rsidR="005616A7">
        <w:t xml:space="preserve">amage. The approach proposed here </w:t>
      </w:r>
      <w:r>
        <w:t>has many advantages</w:t>
      </w:r>
      <w:r w:rsidR="00BB3766">
        <w:t>,</w:t>
      </w:r>
      <w:r>
        <w:t xml:space="preserve"> but also some </w:t>
      </w:r>
      <w:r w:rsidR="00BB3766">
        <w:t>significant challenges</w:t>
      </w:r>
      <w:r>
        <w:t xml:space="preserve">. </w:t>
      </w:r>
    </w:p>
    <w:p w14:paraId="229FDD5D" w14:textId="77777777" w:rsidR="00986CFA" w:rsidRPr="00986CFA" w:rsidRDefault="00986CFA" w:rsidP="00986CFA">
      <w:pPr>
        <w:rPr>
          <w:rFonts w:cs="Giovanni-Book"/>
          <w:color w:val="1B1819"/>
        </w:rPr>
      </w:pPr>
      <w:r>
        <w:t>An insurable index can be established through “</w:t>
      </w:r>
      <w:r>
        <w:rPr>
          <w:rFonts w:cs="Giovanni-Book"/>
          <w:color w:val="1B1819"/>
        </w:rPr>
        <w:t xml:space="preserve">historical burning cost analysis” for periods relevant to any given risk. In </w:t>
      </w:r>
      <w:r>
        <w:rPr>
          <w:rFonts w:cs="Giovanni-Book"/>
          <w:color w:val="1B1819"/>
        </w:rPr>
        <w:fldChar w:fldCharType="begin"/>
      </w:r>
      <w:r>
        <w:rPr>
          <w:rFonts w:cs="Giovanni-Book"/>
          <w:color w:val="1B1819"/>
        </w:rPr>
        <w:instrText xml:space="preserve"> REF _Ref453676159 \h </w:instrText>
      </w:r>
      <w:r>
        <w:rPr>
          <w:rFonts w:cs="Giovanni-Book"/>
          <w:color w:val="1B1819"/>
        </w:rPr>
      </w:r>
      <w:r>
        <w:rPr>
          <w:rFonts w:cs="Giovanni-Book"/>
          <w:color w:val="1B1819"/>
        </w:rPr>
        <w:fldChar w:fldCharType="separate"/>
      </w:r>
      <w:r>
        <w:t xml:space="preserve">Figure </w:t>
      </w:r>
      <w:r>
        <w:rPr>
          <w:noProof/>
        </w:rPr>
        <w:t>6</w:t>
      </w:r>
      <w:r>
        <w:rPr>
          <w:rFonts w:cs="Giovanni-Book"/>
          <w:color w:val="1B1819"/>
        </w:rPr>
        <w:fldChar w:fldCharType="end"/>
      </w:r>
      <w:r>
        <w:rPr>
          <w:rFonts w:cs="Giovanni-Book"/>
          <w:color w:val="1B1819"/>
        </w:rPr>
        <w:t xml:space="preserve"> we can see that the growing season might be broken down into a series of insured risks (e.g. excess heat in the early growing season). The historical record of vegetation indices from </w:t>
      </w:r>
      <w:r w:rsidRPr="00B66DE1">
        <w:rPr>
          <w:rFonts w:cs="Giovanni-Book"/>
          <w:color w:val="1B1819"/>
        </w:rPr>
        <w:t>2002</w:t>
      </w:r>
      <w:r>
        <w:rPr>
          <w:rFonts w:cs="Giovanni-Book"/>
          <w:color w:val="1B1819"/>
        </w:rPr>
        <w:t xml:space="preserve"> onward would provide a distribution of values for a field, village, or district from which probabilities can be derived. </w:t>
      </w:r>
    </w:p>
    <w:p w14:paraId="69FBFDB8" w14:textId="77777777" w:rsidR="00986CFA" w:rsidRDefault="00986CFA" w:rsidP="00986CFA">
      <w:pPr>
        <w:keepNext/>
        <w:jc w:val="center"/>
      </w:pPr>
      <w:r>
        <w:rPr>
          <w:noProof/>
        </w:rPr>
        <mc:AlternateContent>
          <mc:Choice Requires="wps">
            <w:drawing>
              <wp:anchor distT="0" distB="0" distL="114300" distR="114300" simplePos="0" relativeHeight="251684864" behindDoc="0" locked="0" layoutInCell="1" allowOverlap="1" wp14:anchorId="3927A687" wp14:editId="412C49A2">
                <wp:simplePos x="0" y="0"/>
                <wp:positionH relativeFrom="column">
                  <wp:posOffset>1859280</wp:posOffset>
                </wp:positionH>
                <wp:positionV relativeFrom="paragraph">
                  <wp:posOffset>2383155</wp:posOffset>
                </wp:positionV>
                <wp:extent cx="2948940" cy="259080"/>
                <wp:effectExtent l="0" t="0" r="22860" b="26670"/>
                <wp:wrapNone/>
                <wp:docPr id="17" name="Rounded Rectangle 17"/>
                <wp:cNvGraphicFramePr/>
                <a:graphic xmlns:a="http://schemas.openxmlformats.org/drawingml/2006/main">
                  <a:graphicData uri="http://schemas.microsoft.com/office/word/2010/wordprocessingShape">
                    <wps:wsp>
                      <wps:cNvSpPr/>
                      <wps:spPr>
                        <a:xfrm>
                          <a:off x="0" y="0"/>
                          <a:ext cx="294894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CCB7E" w14:textId="77777777" w:rsidR="00FB75E9" w:rsidRPr="00C93F35" w:rsidRDefault="00FB75E9" w:rsidP="00986CFA">
                            <w:pPr>
                              <w:jc w:val="center"/>
                              <w:rPr>
                                <w:sz w:val="14"/>
                              </w:rPr>
                            </w:pPr>
                            <w:r>
                              <w:rPr>
                                <w:sz w:val="14"/>
                              </w:rPr>
                              <w:t>Pests / Molds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7A687" id="Rounded Rectangle 17" o:spid="_x0000_s1029" style="position:absolute;left:0;text-align:left;margin-left:146.4pt;margin-top:187.65pt;width:232.2pt;height:2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" fillcolor="#5b9bd5 [3204]" strokecolor="#1f4d78 [1604]" strokeweight="1pt">
                <v:stroke joinstyle="miter"/>
                <v:textbox>
                  <w:txbxContent>
                    <w:p w14:paraId="52CCCB7E" w14:textId="77777777" w:rsidR="00FB75E9" w:rsidRPr="00C93F35" w:rsidRDefault="00FB75E9" w:rsidP="00986CFA">
                      <w:pPr>
                        <w:jc w:val="center"/>
                        <w:rPr>
                          <w:sz w:val="14"/>
                        </w:rPr>
                      </w:pPr>
                      <w:r>
                        <w:rPr>
                          <w:sz w:val="14"/>
                        </w:rPr>
                        <w:t>Pests / Molds</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5B11955B" wp14:editId="4C9BA52A">
                <wp:simplePos x="0" y="0"/>
                <wp:positionH relativeFrom="column">
                  <wp:posOffset>3909060</wp:posOffset>
                </wp:positionH>
                <wp:positionV relativeFrom="paragraph">
                  <wp:posOffset>2680335</wp:posOffset>
                </wp:positionV>
                <wp:extent cx="906780" cy="243840"/>
                <wp:effectExtent l="0" t="0" r="26670" b="22860"/>
                <wp:wrapNone/>
                <wp:docPr id="16" name="Rounded Rectangle 16"/>
                <wp:cNvGraphicFramePr/>
                <a:graphic xmlns:a="http://schemas.openxmlformats.org/drawingml/2006/main">
                  <a:graphicData uri="http://schemas.microsoft.com/office/word/2010/wordprocessingShape">
                    <wps:wsp>
                      <wps:cNvSpPr/>
                      <wps:spPr>
                        <a:xfrm>
                          <a:off x="0" y="0"/>
                          <a:ext cx="906780"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9BD54" w14:textId="77777777" w:rsidR="00FB75E9" w:rsidRPr="00C93F35" w:rsidRDefault="00FB75E9" w:rsidP="00986CFA">
                            <w:pPr>
                              <w:jc w:val="center"/>
                              <w:rPr>
                                <w:sz w:val="14"/>
                              </w:rPr>
                            </w:pPr>
                            <w:r w:rsidRPr="00C93F35">
                              <w:rPr>
                                <w:sz w:val="14"/>
                              </w:rPr>
                              <w:t xml:space="preserve">Excess </w:t>
                            </w:r>
                            <w:r>
                              <w:rPr>
                                <w:sz w:val="14"/>
                              </w:rPr>
                              <w: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1955B" id="Rounded Rectangle 16" o:spid="_x0000_s1030" style="position:absolute;left:0;text-align:left;margin-left:307.8pt;margin-top:211.05pt;width:71.4pt;height:19.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" fillcolor="#5b9bd5 [3204]" strokecolor="#1f4d78 [1604]" strokeweight="1pt">
                <v:stroke joinstyle="miter"/>
                <v:textbox>
                  <w:txbxContent>
                    <w:p w14:paraId="5379BD54" w14:textId="77777777" w:rsidR="00FB75E9" w:rsidRPr="00C93F35" w:rsidRDefault="00FB75E9" w:rsidP="00986CFA">
                      <w:pPr>
                        <w:jc w:val="center"/>
                        <w:rPr>
                          <w:sz w:val="14"/>
                        </w:rPr>
                      </w:pPr>
                      <w:r w:rsidRPr="00C93F35">
                        <w:rPr>
                          <w:sz w:val="14"/>
                        </w:rPr>
                        <w:t xml:space="preserve">Excess </w:t>
                      </w:r>
                      <w:r>
                        <w:rPr>
                          <w:sz w:val="14"/>
                        </w:rPr>
                        <w:t>Rain</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0A1C25AF" wp14:editId="74DE73DA">
                <wp:simplePos x="0" y="0"/>
                <wp:positionH relativeFrom="column">
                  <wp:posOffset>1089660</wp:posOffset>
                </wp:positionH>
                <wp:positionV relativeFrom="paragraph">
                  <wp:posOffset>2108835</wp:posOffset>
                </wp:positionV>
                <wp:extent cx="906780" cy="243840"/>
                <wp:effectExtent l="0" t="0" r="26670" b="22860"/>
                <wp:wrapNone/>
                <wp:docPr id="14" name="Rounded Rectangle 14"/>
                <wp:cNvGraphicFramePr/>
                <a:graphic xmlns:a="http://schemas.openxmlformats.org/drawingml/2006/main">
                  <a:graphicData uri="http://schemas.microsoft.com/office/word/2010/wordprocessingShape">
                    <wps:wsp>
                      <wps:cNvSpPr/>
                      <wps:spPr>
                        <a:xfrm>
                          <a:off x="0" y="0"/>
                          <a:ext cx="906780"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B72B78" w14:textId="77777777" w:rsidR="00FB75E9" w:rsidRPr="00C93F35" w:rsidRDefault="00FB75E9" w:rsidP="00986CFA">
                            <w:pPr>
                              <w:jc w:val="center"/>
                              <w:rPr>
                                <w:sz w:val="14"/>
                              </w:rPr>
                            </w:pPr>
                            <w:r w:rsidRPr="00C93F35">
                              <w:rPr>
                                <w:sz w:val="14"/>
                              </w:rPr>
                              <w:t>Excess Heat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1C25AF" id="Rounded Rectangle 14" o:spid="_x0000_s1031" style="position:absolute;left:0;text-align:left;margin-left:85.8pt;margin-top:166.05pt;width:71.4pt;height:19.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" fillcolor="#5b9bd5 [3204]" strokecolor="#1f4d78 [1604]" strokeweight="1pt">
                <v:stroke joinstyle="miter"/>
                <v:textbox>
                  <w:txbxContent>
                    <w:p w14:paraId="2AB72B78" w14:textId="77777777" w:rsidR="00FB75E9" w:rsidRPr="00C93F35" w:rsidRDefault="00FB75E9" w:rsidP="00986CFA">
                      <w:pPr>
                        <w:jc w:val="center"/>
                        <w:rPr>
                          <w:sz w:val="14"/>
                        </w:rPr>
                      </w:pPr>
                      <w:r w:rsidRPr="00C93F35">
                        <w:rPr>
                          <w:sz w:val="14"/>
                        </w:rPr>
                        <w:t>Excess Heat</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150F64C3" wp14:editId="0A995C58">
                <wp:simplePos x="0" y="0"/>
                <wp:positionH relativeFrom="margin">
                  <wp:posOffset>1097280</wp:posOffset>
                </wp:positionH>
                <wp:positionV relativeFrom="paragraph">
                  <wp:posOffset>2108835</wp:posOffset>
                </wp:positionV>
                <wp:extent cx="3726180" cy="8534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3726180" cy="853440"/>
                        </a:xfrm>
                        <a:prstGeom prst="rect">
                          <a:avLst/>
                        </a:prstGeom>
                        <a:solidFill>
                          <a:srgbClr val="B4DAF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899BF" id="Rectangle 15" o:spid="_x0000_s1026" style="position:absolute;margin-left:86.4pt;margin-top:166.05pt;width:293.4pt;height:67.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" fillcolor="#b4dafa" strokecolor="#1f4d78 [1604]" strokeweight="1pt">
                <w10:wrap anchorx="margin"/>
              </v:rect>
            </w:pict>
          </mc:Fallback>
        </mc:AlternateContent>
      </w:r>
      <w:r w:rsidRPr="007D08E6">
        <w:rPr>
          <w:noProof/>
        </w:rPr>
        <w:drawing>
          <wp:inline distT="0" distB="0" distL="0" distR="0" wp14:anchorId="387844BB" wp14:editId="78F18C94">
            <wp:extent cx="3794494" cy="293370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srcRect b="10099"/>
                    <a:stretch/>
                  </pic:blipFill>
                  <pic:spPr bwMode="auto">
                    <a:xfrm>
                      <a:off x="0" y="0"/>
                      <a:ext cx="3811103" cy="2946541"/>
                    </a:xfrm>
                    <a:prstGeom prst="rect">
                      <a:avLst/>
                    </a:prstGeom>
                    <a:ln>
                      <a:noFill/>
                    </a:ln>
                    <a:extLst>
                      <a:ext uri="{53640926-AAD7-44D8-BBD7-CCE9431645EC}">
                        <a14:shadowObscured xmlns:a14="http://schemas.microsoft.com/office/drawing/2010/main"/>
                      </a:ext>
                    </a:extLst>
                  </pic:spPr>
                </pic:pic>
              </a:graphicData>
            </a:graphic>
          </wp:inline>
        </w:drawing>
      </w:r>
    </w:p>
    <w:p w14:paraId="034159E2" w14:textId="77777777" w:rsidR="00986CFA" w:rsidRDefault="00986CFA" w:rsidP="00986CFA">
      <w:pPr>
        <w:pStyle w:val="Caption"/>
        <w:jc w:val="center"/>
      </w:pPr>
      <w:bookmarkStart w:id="83" w:name="_Ref453676159"/>
      <w:r>
        <w:t xml:space="preserve">Figure </w:t>
      </w:r>
      <w:r w:rsidR="00043540">
        <w:fldChar w:fldCharType="begin"/>
      </w:r>
      <w:r w:rsidR="00043540">
        <w:instrText xml:space="preserve"> SEQ Figure \* ARABIC </w:instrText>
      </w:r>
      <w:r w:rsidR="00043540">
        <w:fldChar w:fldCharType="separate"/>
      </w:r>
      <w:r w:rsidR="00B66DE1">
        <w:rPr>
          <w:noProof/>
        </w:rPr>
        <w:t>5</w:t>
      </w:r>
      <w:r w:rsidR="00043540">
        <w:rPr>
          <w:noProof/>
        </w:rPr>
        <w:fldChar w:fldCharType="end"/>
      </w:r>
      <w:bookmarkEnd w:id="83"/>
      <w:r>
        <w:t>: Timing of insurable events</w:t>
      </w:r>
    </w:p>
    <w:p w14:paraId="7D21E500" w14:textId="77777777" w:rsidR="00986CFA" w:rsidRDefault="00986CFA" w:rsidP="00986CFA">
      <w:pPr>
        <w:pStyle w:val="NoSpacing"/>
        <w:jc w:val="center"/>
        <w:rPr>
          <w:rStyle w:val="SubtleEmphasis"/>
          <w:iCs w:val="0"/>
          <w:color w:val="auto"/>
          <w:sz w:val="18"/>
        </w:rPr>
      </w:pPr>
      <w:r>
        <w:tab/>
      </w:r>
      <w:r>
        <w:rPr>
          <w:rStyle w:val="SubtleEmphasis"/>
          <w:iCs w:val="0"/>
          <w:color w:val="auto"/>
          <w:sz w:val="18"/>
        </w:rPr>
        <w:t>Illustration of simulated plant growth and examples of the timing of insurable risks.</w:t>
      </w:r>
    </w:p>
    <w:p w14:paraId="185B3029" w14:textId="77777777" w:rsidR="00986CFA" w:rsidRPr="00986CFA" w:rsidRDefault="00986CFA" w:rsidP="00986CFA">
      <w:pPr>
        <w:pStyle w:val="NoSpacing"/>
        <w:jc w:val="center"/>
        <w:rPr>
          <w:i/>
          <w:sz w:val="18"/>
        </w:rPr>
      </w:pPr>
    </w:p>
    <w:p w14:paraId="7D53425F" w14:textId="77777777" w:rsidR="00986CFA" w:rsidRDefault="00986CFA" w:rsidP="00986CFA">
      <w:r>
        <w:t xml:space="preserve">The accurate estimation of quantiles is of particular interest for this project. Insurers must be able to calculate the frequency of particular events over time and space. To address this issue we </w:t>
      </w:r>
      <w:r w:rsidR="00637028">
        <w:t>apply</w:t>
      </w:r>
      <w:r>
        <w:t xml:space="preserve"> a set of functions that could be used to estimate the value of any percentile of the distribution. Importantly these can be estimated for a single location or for a polygon defining a village boundary/state/region etc. Additionally, the formulation of quantile estimation makes no assumption of normality and </w:t>
      </w:r>
      <w:r w:rsidR="00637028">
        <w:t>is</w:t>
      </w:r>
      <w:r>
        <w:t xml:space="preserve"> median unbiased regardless of distribution </w:t>
      </w:r>
      <w:r>
        <w:fldChar w:fldCharType="begin" w:fldLock="1"/>
      </w:r>
      <w:r>
        <w:instrText>ADDIN CSL_CITATION { "citationItems" : [ { "id" : "ITEM-1", "itemData" : { "ISSN" : "0003-1305", "author" : [ { "dropping-particle" : "", "family" : "Hyndman", "given" : "Rob J", "non-dropping-particle" : "", "parse-names" : false, "suffix" : "" }, { "dropping-particle" : "", "family" : "Fan", "given" : "Yanan", "non-dropping-particle" : "", "parse-names" : false, "suffix" : "" } ], "container-title" : "The American Statistician", "id" : "ITEM-1", "issue" : "4", "issued" : { "date-parts" : [ [ "1996" ] ] }, "page" : "361-365", "publisher" : "Taylor &amp; Francis", "title" : "Sample quantiles in statistical packages", "type" : "article-journal", "volume" : "50" }, "uris" : [ "http://www.mendeley.com/documents/?uuid=56d9feff-9efc-4c93-822b-a1eb64383336" ] } ], "mendeley" : { "formattedCitation" : "[6]", "plainTextFormattedCitation" : "[6]", "previouslyFormattedCitation" : "[6]" }, "properties" : { "noteIndex" : 0 }, "schema" : "https://github.com/citation-style-language/schema/raw/master/csl-citation.json" }</w:instrText>
      </w:r>
      <w:r>
        <w:fldChar w:fldCharType="separate"/>
      </w:r>
      <w:r w:rsidRPr="00CE0229">
        <w:rPr>
          <w:noProof/>
        </w:rPr>
        <w:t>[6]</w:t>
      </w:r>
      <w:r>
        <w:fldChar w:fldCharType="end"/>
      </w:r>
      <w:r>
        <w:t xml:space="preserve">, so quantiles can be estimated with confidence.  </w:t>
      </w:r>
      <w:r w:rsidR="00695F27">
        <w:t xml:space="preserve">However, for very small sample sizes bootstrapping with replacement should be considered to estimate our confidence in these estimates. </w:t>
      </w:r>
      <w:r>
        <w:t xml:space="preserve">We can see from </w:t>
      </w:r>
      <w:r>
        <w:fldChar w:fldCharType="begin"/>
      </w:r>
      <w:r>
        <w:instrText xml:space="preserve"> REF _Ref453572684 \h </w:instrText>
      </w:r>
      <w:r>
        <w:fldChar w:fldCharType="separate"/>
      </w:r>
      <w:r>
        <w:t xml:space="preserve">Figure </w:t>
      </w:r>
      <w:r>
        <w:rPr>
          <w:noProof/>
        </w:rPr>
        <w:t>5</w:t>
      </w:r>
      <w:r>
        <w:fldChar w:fldCharType="end"/>
      </w:r>
      <w:r>
        <w:t xml:space="preserve"> below that the 5</w:t>
      </w:r>
      <w:r w:rsidRPr="007B46BF">
        <w:rPr>
          <w:vertAlign w:val="superscript"/>
        </w:rPr>
        <w:t>th</w:t>
      </w:r>
      <w:r>
        <w:t xml:space="preserve"> percentile value can be </w:t>
      </w:r>
      <w:r w:rsidR="00637028">
        <w:t xml:space="preserve">accurately </w:t>
      </w:r>
      <w:r>
        <w:t xml:space="preserve">estimated from a skewed distribution with a heavy left tail. </w:t>
      </w:r>
    </w:p>
    <w:p w14:paraId="7E264087" w14:textId="77777777" w:rsidR="00986CFA" w:rsidRDefault="00986CFA" w:rsidP="00986CFA">
      <w:pPr>
        <w:keepNext/>
      </w:pPr>
      <w:r w:rsidRPr="00BD7753">
        <w:rPr>
          <w:noProof/>
        </w:rPr>
        <mc:AlternateContent>
          <mc:Choice Requires="wps">
            <w:drawing>
              <wp:anchor distT="0" distB="0" distL="114300" distR="114300" simplePos="0" relativeHeight="251678720" behindDoc="0" locked="0" layoutInCell="1" allowOverlap="1" wp14:anchorId="4DE60C5A" wp14:editId="0D74A893">
                <wp:simplePos x="0" y="0"/>
                <wp:positionH relativeFrom="column">
                  <wp:posOffset>373380</wp:posOffset>
                </wp:positionH>
                <wp:positionV relativeFrom="paragraph">
                  <wp:posOffset>1183640</wp:posOffset>
                </wp:positionV>
                <wp:extent cx="594360" cy="708660"/>
                <wp:effectExtent l="19050" t="19050" r="15240" b="34290"/>
                <wp:wrapNone/>
                <wp:docPr id="9" name="Left Arrow 8"/>
                <wp:cNvGraphicFramePr/>
                <a:graphic xmlns:a="http://schemas.openxmlformats.org/drawingml/2006/main">
                  <a:graphicData uri="http://schemas.microsoft.com/office/word/2010/wordprocessingShape">
                    <wps:wsp>
                      <wps:cNvSpPr/>
                      <wps:spPr>
                        <a:xfrm>
                          <a:off x="0" y="0"/>
                          <a:ext cx="594360" cy="7086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A43036" w14:textId="77777777" w:rsidR="00FB75E9" w:rsidRPr="00BD7753" w:rsidRDefault="00FB75E9" w:rsidP="00986CFA">
                            <w:pPr>
                              <w:pStyle w:val="NormalWeb"/>
                              <w:spacing w:before="0" w:beforeAutospacing="0" w:after="0" w:afterAutospacing="0"/>
                              <w:jc w:val="center"/>
                              <w:rPr>
                                <w:sz w:val="20"/>
                              </w:rPr>
                            </w:pPr>
                            <w:r w:rsidRPr="00BD7753">
                              <w:rPr>
                                <w:rFonts w:asciiTheme="minorHAnsi" w:hAnsi="Calibri" w:cstheme="minorBidi"/>
                                <w:color w:val="FFFFFF" w:themeColor="light1"/>
                                <w:kern w:val="24"/>
                                <w:sz w:val="28"/>
                                <w:szCs w:val="36"/>
                              </w:rPr>
                              <w:t>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DE60C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32" type="#_x0000_t66" style="position:absolute;left:0;text-align:left;margin-left:29.4pt;margin-top:93.2pt;width:46.8pt;height:5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" adj="10800" fillcolor="#5b9bd5 [3204]" strokecolor="#1f4d78 [1604]" strokeweight="1pt">
                <v:textbox>
                  <w:txbxContent>
                    <w:p w14:paraId="61A43036" w14:textId="77777777" w:rsidR="00FB75E9" w:rsidRPr="00BD7753" w:rsidRDefault="00FB75E9" w:rsidP="00986CFA">
                      <w:pPr>
                        <w:pStyle w:val="NormalWeb"/>
                        <w:spacing w:before="0" w:beforeAutospacing="0" w:after="0" w:afterAutospacing="0"/>
                        <w:jc w:val="center"/>
                        <w:rPr>
                          <w:sz w:val="20"/>
                        </w:rPr>
                      </w:pPr>
                      <w:r w:rsidRPr="00BD7753">
                        <w:rPr>
                          <w:rFonts w:asciiTheme="minorHAnsi" w:hAnsi="Calibri" w:cstheme="minorBidi"/>
                          <w:color w:val="FFFFFF" w:themeColor="light1"/>
                          <w:kern w:val="24"/>
                          <w:sz w:val="28"/>
                          <w:szCs w:val="36"/>
                        </w:rPr>
                        <w:t>5%</w:t>
                      </w:r>
                    </w:p>
                  </w:txbxContent>
                </v:textbox>
              </v:shape>
            </w:pict>
          </mc:Fallback>
        </mc:AlternateContent>
      </w:r>
      <w:r w:rsidRPr="00BD7753">
        <w:rPr>
          <w:noProof/>
        </w:rPr>
        <mc:AlternateContent>
          <mc:Choice Requires="wps">
            <w:drawing>
              <wp:anchor distT="0" distB="0" distL="114300" distR="114300" simplePos="0" relativeHeight="251679744" behindDoc="0" locked="0" layoutInCell="1" allowOverlap="1" wp14:anchorId="4F73B4A4" wp14:editId="24E5DBFC">
                <wp:simplePos x="0" y="0"/>
                <wp:positionH relativeFrom="column">
                  <wp:posOffset>3086100</wp:posOffset>
                </wp:positionH>
                <wp:positionV relativeFrom="paragraph">
                  <wp:posOffset>1861820</wp:posOffset>
                </wp:positionV>
                <wp:extent cx="494046" cy="236220"/>
                <wp:effectExtent l="0" t="0" r="0" b="0"/>
                <wp:wrapNone/>
                <wp:docPr id="7" name="TextBox 6"/>
                <wp:cNvGraphicFramePr/>
                <a:graphic xmlns:a="http://schemas.openxmlformats.org/drawingml/2006/main">
                  <a:graphicData uri="http://schemas.microsoft.com/office/word/2010/wordprocessingShape">
                    <wps:wsp>
                      <wps:cNvSpPr txBox="1"/>
                      <wps:spPr>
                        <a:xfrm>
                          <a:off x="0" y="0"/>
                          <a:ext cx="494046" cy="236220"/>
                        </a:xfrm>
                        <a:prstGeom prst="rect">
                          <a:avLst/>
                        </a:prstGeom>
                        <a:noFill/>
                      </wps:spPr>
                      <wps:txbx>
                        <w:txbxContent>
                          <w:p w14:paraId="3F01D55E" w14:textId="77777777" w:rsidR="00FB75E9" w:rsidRPr="00BD7753" w:rsidRDefault="00FB75E9" w:rsidP="00986CFA">
                            <w:pPr>
                              <w:pStyle w:val="NormalWeb"/>
                              <w:spacing w:before="0" w:beforeAutospacing="0" w:after="0" w:afterAutospacing="0"/>
                              <w:rPr>
                                <w:sz w:val="14"/>
                              </w:rPr>
                            </w:pPr>
                            <w:r w:rsidRPr="00BD7753">
                              <w:rPr>
                                <w:rFonts w:asciiTheme="minorHAnsi" w:hAnsi="Calibri" w:cstheme="minorBidi"/>
                                <w:color w:val="000000" w:themeColor="text1"/>
                                <w:kern w:val="24"/>
                                <w:sz w:val="20"/>
                                <w:szCs w:val="36"/>
                              </w:rPr>
                              <w:t>5%</w:t>
                            </w:r>
                          </w:p>
                        </w:txbxContent>
                      </wps:txbx>
                      <wps:bodyPr wrap="none" rtlCol="0">
                        <a:noAutofit/>
                      </wps:bodyPr>
                    </wps:wsp>
                  </a:graphicData>
                </a:graphic>
                <wp14:sizeRelV relativeFrom="margin">
                  <wp14:pctHeight>0</wp14:pctHeight>
                </wp14:sizeRelV>
              </wp:anchor>
            </w:drawing>
          </mc:Choice>
          <mc:Fallback>
            <w:pict>
              <v:shape w14:anchorId="4F73B4A4" id="TextBox 6" o:spid="_x0000_s1033" type="#_x0000_t202" style="position:absolute;left:0;text-align:left;margin-left:243pt;margin-top:146.6pt;width:38.9pt;height:18.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" filled="f" stroked="f">
                <v:textbox>
                  <w:txbxContent>
                    <w:p w14:paraId="3F01D55E" w14:textId="77777777" w:rsidR="00FB75E9" w:rsidRPr="00BD7753" w:rsidRDefault="00FB75E9" w:rsidP="00986CFA">
                      <w:pPr>
                        <w:pStyle w:val="NormalWeb"/>
                        <w:spacing w:before="0" w:beforeAutospacing="0" w:after="0" w:afterAutospacing="0"/>
                        <w:rPr>
                          <w:sz w:val="14"/>
                        </w:rPr>
                      </w:pPr>
                      <w:r w:rsidRPr="00BD7753">
                        <w:rPr>
                          <w:rFonts w:asciiTheme="minorHAnsi" w:hAnsi="Calibri" w:cstheme="minorBidi"/>
                          <w:color w:val="000000" w:themeColor="text1"/>
                          <w:kern w:val="24"/>
                          <w:sz w:val="20"/>
                          <w:szCs w:val="36"/>
                        </w:rPr>
                        <w:t>5%</w:t>
                      </w:r>
                    </w:p>
                  </w:txbxContent>
                </v:textbox>
              </v:shape>
            </w:pict>
          </mc:Fallback>
        </mc:AlternateContent>
      </w:r>
      <w:r w:rsidRPr="00BD7753">
        <w:rPr>
          <w:noProof/>
        </w:rPr>
        <w:drawing>
          <wp:inline distT="0" distB="0" distL="0" distR="0" wp14:anchorId="2135154F" wp14:editId="0C7F4B79">
            <wp:extent cx="5943600" cy="2529840"/>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943600" cy="2529840"/>
                    </a:xfrm>
                    <a:prstGeom prst="rect">
                      <a:avLst/>
                    </a:prstGeom>
                    <a:ln>
                      <a:noFill/>
                    </a:ln>
                    <a:effectLst/>
                  </pic:spPr>
                </pic:pic>
              </a:graphicData>
            </a:graphic>
          </wp:inline>
        </w:drawing>
      </w:r>
    </w:p>
    <w:p w14:paraId="1C866B5D" w14:textId="77777777" w:rsidR="00986CFA" w:rsidRDefault="00986CFA" w:rsidP="00986CFA">
      <w:pPr>
        <w:pStyle w:val="Caption"/>
        <w:jc w:val="center"/>
      </w:pPr>
      <w:bookmarkStart w:id="84" w:name="_Ref453572684"/>
      <w:r>
        <w:t xml:space="preserve">Figure </w:t>
      </w:r>
      <w:r w:rsidR="00043540">
        <w:fldChar w:fldCharType="begin"/>
      </w:r>
      <w:r w:rsidR="00043540">
        <w:instrText xml:space="preserve"> SEQ Figure \* ARABIC </w:instrText>
      </w:r>
      <w:r w:rsidR="00043540">
        <w:fldChar w:fldCharType="separate"/>
      </w:r>
      <w:r w:rsidR="00B66DE1">
        <w:rPr>
          <w:noProof/>
        </w:rPr>
        <w:t>6</w:t>
      </w:r>
      <w:r w:rsidR="00043540">
        <w:rPr>
          <w:noProof/>
        </w:rPr>
        <w:fldChar w:fldCharType="end"/>
      </w:r>
      <w:bookmarkEnd w:id="84"/>
      <w:r>
        <w:t>: Estimating quantiles, finding the 5% event</w:t>
      </w:r>
    </w:p>
    <w:p w14:paraId="6BD18D0C" w14:textId="77777777" w:rsidR="00986CFA" w:rsidRDefault="00986CFA" w:rsidP="00986CFA">
      <w:pPr>
        <w:pStyle w:val="NoSpacing"/>
        <w:jc w:val="center"/>
        <w:rPr>
          <w:rStyle w:val="SubtleEmphasis"/>
          <w:iCs w:val="0"/>
          <w:color w:val="auto"/>
          <w:sz w:val="18"/>
        </w:rPr>
      </w:pPr>
      <w:r>
        <w:tab/>
      </w:r>
      <w:r>
        <w:rPr>
          <w:rStyle w:val="SubtleEmphasis"/>
          <w:iCs w:val="0"/>
          <w:color w:val="auto"/>
          <w:sz w:val="18"/>
        </w:rPr>
        <w:t>Left: Histogram of EVI values for a wheat field, within this sample values to the left of the vertical black line occur only 5% of the time. Right: Cumulative distribution of EVI values shown to the left, vertical black line corresponds to the same lower 5</w:t>
      </w:r>
      <w:r w:rsidRPr="005B62ED">
        <w:rPr>
          <w:rStyle w:val="SubtleEmphasis"/>
          <w:iCs w:val="0"/>
          <w:color w:val="auto"/>
          <w:sz w:val="18"/>
          <w:vertAlign w:val="superscript"/>
        </w:rPr>
        <w:t>th</w:t>
      </w:r>
      <w:r>
        <w:rPr>
          <w:rStyle w:val="SubtleEmphasis"/>
          <w:iCs w:val="0"/>
          <w:color w:val="auto"/>
          <w:sz w:val="18"/>
        </w:rPr>
        <w:t xml:space="preserve"> percentile value.</w:t>
      </w:r>
    </w:p>
    <w:p w14:paraId="611D0363" w14:textId="77777777" w:rsidR="00986CFA" w:rsidRDefault="00986CFA" w:rsidP="00986CFA">
      <w:pPr>
        <w:rPr>
          <w:rFonts w:cs="Giovanni-Book"/>
          <w:color w:val="1B1819"/>
        </w:rPr>
      </w:pPr>
    </w:p>
    <w:p w14:paraId="3117DAE3" w14:textId="77777777" w:rsidR="00986CFA" w:rsidRDefault="00986CFA" w:rsidP="009956D4">
      <w:r>
        <w:rPr>
          <w:rFonts w:cs="Giovanni-Book"/>
          <w:color w:val="1B1819"/>
        </w:rPr>
        <w:t xml:space="preserve">One major limitation to this approach is the fact that the distribution can be significantly affected by one or two major events, while other risks, unobserved in the record, are left unevaluated </w:t>
      </w:r>
      <w:r>
        <w:rPr>
          <w:rFonts w:ascii="ACaslon-Regular" w:hAnsi="ACaslon-Regular" w:cs="ACaslon-Regular"/>
          <w:sz w:val="20"/>
          <w:szCs w:val="20"/>
        </w:rPr>
        <w:fldChar w:fldCharType="begin" w:fldLock="1"/>
      </w:r>
      <w:r>
        <w:rPr>
          <w:rFonts w:ascii="ACaslon-Regular" w:hAnsi="ACaslon-Regular" w:cs="ACaslon-Regular"/>
          <w:sz w:val="20"/>
          <w:szCs w:val="20"/>
        </w:rPr>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Pr>
          <w:rFonts w:ascii="ACaslon-Regular" w:hAnsi="ACaslon-Regular" w:cs="ACaslon-Regular"/>
          <w:sz w:val="20"/>
          <w:szCs w:val="20"/>
        </w:rPr>
        <w:fldChar w:fldCharType="separate"/>
      </w:r>
      <w:r w:rsidRPr="008E1D28">
        <w:rPr>
          <w:rFonts w:ascii="ACaslon-Regular" w:hAnsi="ACaslon-Regular" w:cs="ACaslon-Regular"/>
          <w:noProof/>
          <w:sz w:val="20"/>
          <w:szCs w:val="20"/>
        </w:rPr>
        <w:t>[12]</w:t>
      </w:r>
      <w:r>
        <w:rPr>
          <w:rFonts w:ascii="ACaslon-Regular" w:hAnsi="ACaslon-Regular" w:cs="ACaslon-Regular"/>
          <w:sz w:val="20"/>
          <w:szCs w:val="20"/>
        </w:rPr>
        <w:fldChar w:fldCharType="end"/>
      </w:r>
      <w:r>
        <w:rPr>
          <w:rFonts w:ascii="ACaslon-Regular" w:hAnsi="ACaslon-Regular" w:cs="ACaslon-Regular"/>
          <w:sz w:val="20"/>
          <w:szCs w:val="20"/>
        </w:rPr>
        <w:t xml:space="preserve">. </w:t>
      </w:r>
      <w:r>
        <w:rPr>
          <w:rFonts w:cs="Giovanni-Book"/>
          <w:color w:val="1B1819"/>
        </w:rPr>
        <w:t xml:space="preserve">However, this approach could be supplemented with simulated data to more accurately reflect long-term risks and trends. For instance, a longer time series of a vegetation index could be simulated using rainfall and climate reanalysis data, both of which have high quality data available back to the mid 1980’s or earlier. </w:t>
      </w:r>
      <w:r w:rsidR="00637028">
        <w:t>Another approach might be to run the “histori</w:t>
      </w:r>
      <w:r w:rsidR="00695F27">
        <w:t xml:space="preserve">cal burning cost analysis” on an aggregated </w:t>
      </w:r>
      <w:r w:rsidR="00637028">
        <w:t>spatial scale</w:t>
      </w:r>
      <w:r w:rsidR="00695F27">
        <w:t>,</w:t>
      </w:r>
      <w:r w:rsidR="00637028">
        <w:t xml:space="preserve"> for instance at the district-level, ther</w:t>
      </w:r>
      <w:r w:rsidR="00695F27">
        <w:t xml:space="preserve">eby providing more observation (less prone to outliers) and </w:t>
      </w:r>
      <w:r w:rsidR="00637028">
        <w:t xml:space="preserve">a sample of index values more representative of the population. </w:t>
      </w:r>
    </w:p>
    <w:p w14:paraId="7B34FBD8" w14:textId="65B16A7F" w:rsidR="00B2162E" w:rsidRPr="00637028" w:rsidRDefault="005616A7" w:rsidP="009956D4">
      <w:pPr>
        <w:rPr>
          <w:i/>
          <w:sz w:val="18"/>
        </w:rPr>
      </w:pPr>
      <w:r>
        <w:t>T</w:t>
      </w:r>
      <w:r w:rsidR="004E46C7">
        <w:t>he</w:t>
      </w:r>
      <w:r>
        <w:t xml:space="preserve"> multifactorial </w:t>
      </w:r>
      <w:r w:rsidR="004E46C7">
        <w:t>risk approach (covering a broader set of farming risks) is unusual but has great potential</w:t>
      </w:r>
      <w:r w:rsidR="00237145">
        <w:t xml:space="preserve">. </w:t>
      </w:r>
      <w:r>
        <w:t>Because</w:t>
      </w:r>
      <w:r w:rsidR="00237145">
        <w:t xml:space="preserve"> vegetation indices are indirect measurements of vegetation properties</w:t>
      </w:r>
      <w:r w:rsidR="0087594B">
        <w:t>,</w:t>
      </w:r>
      <w:r w:rsidR="00237145">
        <w:t xml:space="preserve"> they will reflect a variety of different shocks</w:t>
      </w:r>
      <w:r>
        <w:t xml:space="preserve"> across a growing season</w:t>
      </w:r>
      <w:r w:rsidR="0087594B">
        <w:t>. I</w:t>
      </w:r>
      <w:r w:rsidR="00237145">
        <w:t>deally</w:t>
      </w:r>
      <w:r w:rsidR="00637028">
        <w:t>,</w:t>
      </w:r>
      <w:r w:rsidR="0087594B">
        <w:t xml:space="preserve"> each one would have</w:t>
      </w:r>
      <w:r w:rsidR="00237145">
        <w:t xml:space="preserve"> a distinguishable temporal signature</w:t>
      </w:r>
      <w:r w:rsidR="0087594B">
        <w:t xml:space="preserve"> or fi</w:t>
      </w:r>
      <w:r w:rsidR="00C91CE3">
        <w:t>n</w:t>
      </w:r>
      <w:r w:rsidR="0087594B">
        <w:t>gerprint</w:t>
      </w:r>
      <w:r w:rsidR="00237145">
        <w:t xml:space="preserve">. </w:t>
      </w:r>
      <w:r w:rsidR="00C91CE3">
        <w:t>However, o</w:t>
      </w:r>
      <w:r w:rsidR="00237145">
        <w:t xml:space="preserve">ur ability to attribute any change in </w:t>
      </w:r>
      <w:r w:rsidR="007D08E6">
        <w:t>a vegetation index</w:t>
      </w:r>
      <w:r w:rsidR="00237145">
        <w:t xml:space="preserve"> to </w:t>
      </w:r>
      <w:r w:rsidR="00C91CE3">
        <w:t>single</w:t>
      </w:r>
      <w:r w:rsidR="00237145">
        <w:t xml:space="preserve"> </w:t>
      </w:r>
      <w:r w:rsidR="00637028">
        <w:t xml:space="preserve">extreme </w:t>
      </w:r>
      <w:r w:rsidR="00237145">
        <w:t xml:space="preserve">event or disease will </w:t>
      </w:r>
      <w:r w:rsidR="007D08E6">
        <w:t xml:space="preserve">likely </w:t>
      </w:r>
      <w:r>
        <w:t>be limited, p</w:t>
      </w:r>
      <w:r w:rsidR="00237145">
        <w:t xml:space="preserve">articularly without access to high quality training data. This issue is partially ameliorated through the integration of farmer and professional evaluation of stationary camera data. Whereby we can assign labels (e.g. hail, flood damage) to </w:t>
      </w:r>
      <w:r>
        <w:t xml:space="preserve">particular </w:t>
      </w:r>
      <w:r w:rsidR="00237145">
        <w:t>time periods and locations. The ability of machine learning to observe and classify n</w:t>
      </w:r>
      <w:r>
        <w:t>ew unlabeled images (from field images</w:t>
      </w:r>
      <w:r w:rsidR="00237145">
        <w:t xml:space="preserve"> and satellites) </w:t>
      </w:r>
      <w:r w:rsidR="007D08E6">
        <w:t xml:space="preserve">has great potential but remains </w:t>
      </w:r>
      <w:r w:rsidR="00237145">
        <w:t xml:space="preserve">an important </w:t>
      </w:r>
      <w:r>
        <w:t>as of yet</w:t>
      </w:r>
      <w:r w:rsidR="00237145">
        <w:t xml:space="preserve"> unanswered question. </w:t>
      </w:r>
    </w:p>
    <w:p w14:paraId="3AAE9550" w14:textId="77777777" w:rsidR="00C93F35" w:rsidRDefault="00B2162E" w:rsidP="00B2162E">
      <w:r>
        <w:t>Another challenge is that of the non-stationary nature of the probabilities of extreme events under climatic change. Some effort can be made to de</w:t>
      </w:r>
      <w:r w:rsidR="00637028">
        <w:t>-</w:t>
      </w:r>
      <w:r>
        <w:t>t</w:t>
      </w:r>
      <w:r w:rsidRPr="00B2162E">
        <w:t xml:space="preserve">rend the data, however the current ability to update insurance probabilities based on short- and long-term processes is still limited  </w:t>
      </w:r>
      <w:r w:rsidRPr="00B2162E">
        <w:fldChar w:fldCharType="begin" w:fldLock="1"/>
      </w:r>
      <w:r w:rsidRPr="00B2162E">
        <w:instrText>ADDIN CSL_CITATION { "citationItems" : [ { "id" : "ITEM-1", "itemData" : { "ISBN" : "0972925252", "author" : [ { "dropping-particle" : "", "family" : "Hellmuth", "given" : "Molly E", "non-dropping-particle" : "", "parse-names" : false, "suffix" : "" }, { "dropping-particle" : "", "family" : "Osgood", "given" : "Daniel E", "non-dropping-particle" : "", "parse-names" : false, "suffix" : "" }, { "dropping-particle" : "", "family" : "Hess", "given" : "Ulrich", "non-dropping-particle" : "", "parse-names" : false, "suffix" : "" }, { "dropping-particle" : "", "family" : "Moorhead", "given" : "Anne", "non-dropping-particle" : "", "parse-names" : false, "suffix" : "" }, { "dropping-particle" : "", "family" : "Bhojwani", "given" : "Haresh", "non-dropping-particle" : "", "parse-names" : false, "suffix" : "" }, { "dropping-particle" : "", "family" : "Singh", "given" : "U", "non-dropping-particle" : "", "parse-names" : false, "suffix" : "" }, { "dropping-particle" : "", "family" : "Thornton", "given" : "P K", "non-dropping-particle" : "", "parse-names" : false, "suffix" : "" }, { "dropping-particle" : "", "family" : "Saka", "given" : "A R", "non-dropping-particle" : "", "parse-names" : false, "suffix" : "" }, { "dropping-particle" : "", "family" : "Barry Dent", "given" : "J", "non-dropping-particle" : "", "parse-names" : false, "suffix" : "" }, { "dropping-particle" : "", "family" : "Mkandiwire", "given" : "R", "non-dropping-particle" : "", "parse-names" : false, "suffix" : "" } ], "container-title" : "ACIAR Proceedings Series (Australia).", "id" : "ITEM-1", "issue" : "P01-275", "issued" : { "date-parts" : [ [ "2009" ] ] }, "publisher" : "Cornell Univ., Ithaca, NY (EUA).", "title" : "Index insurance and climate risk: prospects for development and disaster management.", "type" : "paper-conference" }, "uris" : [ "http://www.mendeley.com/documents/?uuid=80afe701-f9c6-4b8a-8d0e-b8368943df3b" ] } ], "mendeley" : { "formattedCitation" : "[12]", "plainTextFormattedCitation" : "[12]" }, "properties" : { "noteIndex" : 0 }, "schema" : "https://github.com/citation-style-language/schema/raw/master/csl-citation.json" }</w:instrText>
      </w:r>
      <w:r w:rsidRPr="00B2162E">
        <w:fldChar w:fldCharType="separate"/>
      </w:r>
      <w:r w:rsidRPr="00B2162E">
        <w:t>[12]</w:t>
      </w:r>
      <w:r w:rsidRPr="00B2162E">
        <w:fldChar w:fldCharType="end"/>
      </w:r>
      <w:r w:rsidRPr="00B2162E">
        <w:t xml:space="preserve">. Advances in adaptive machine learning techniques, developed to specifically address issues of spatial and temporal non-stationarity are under development by Prof </w:t>
      </w:r>
      <w:proofErr w:type="spellStart"/>
      <w:r w:rsidRPr="00B2162E">
        <w:t>Monteleoni</w:t>
      </w:r>
      <w:proofErr w:type="spellEnd"/>
      <w:r w:rsidRPr="00B2162E">
        <w:t xml:space="preserve"> at George Washington University</w:t>
      </w:r>
      <w:r>
        <w:t>, and may address many of these concerns</w:t>
      </w:r>
      <w:r w:rsidRPr="00B2162E">
        <w:t>.</w:t>
      </w:r>
      <w:r>
        <w:rPr>
          <w:rFonts w:ascii="ACaslon-Regular" w:hAnsi="ACaslon-Regular" w:cs="ACaslon-Regular"/>
          <w:sz w:val="20"/>
          <w:szCs w:val="20"/>
        </w:rPr>
        <w:t xml:space="preserve"> </w:t>
      </w:r>
    </w:p>
    <w:p w14:paraId="56A3040A" w14:textId="77777777" w:rsidR="002B276F" w:rsidRPr="002B276F" w:rsidRDefault="002B276F" w:rsidP="009716B6">
      <w:pPr>
        <w:pStyle w:val="Heading1"/>
      </w:pPr>
      <w:r w:rsidRPr="002B276F">
        <w:t>Resul</w:t>
      </w:r>
      <w:r>
        <w:t>ts of quantile estimates</w:t>
      </w:r>
      <w:r w:rsidR="009716B6">
        <w:t xml:space="preserve"> &amp; </w:t>
      </w:r>
      <w:r w:rsidR="009716B6" w:rsidRPr="002B276F">
        <w:t>Datasets</w:t>
      </w:r>
    </w:p>
    <w:p w14:paraId="46DED5A4" w14:textId="77777777" w:rsidR="009716B6" w:rsidRPr="00B66DE1" w:rsidRDefault="009716B6" w:rsidP="009716B6">
      <w:pPr>
        <w:pStyle w:val="Heading3"/>
      </w:pPr>
      <w:r w:rsidRPr="00B66DE1">
        <w:t xml:space="preserve">Primary Data </w:t>
      </w:r>
      <w:r w:rsidRPr="00B66DE1">
        <w:rPr>
          <w:rStyle w:val="Heading3Char"/>
        </w:rPr>
        <w:t>Outputs</w:t>
      </w:r>
    </w:p>
    <w:p w14:paraId="6DB6BE88" w14:textId="42B9A287" w:rsidR="009716B6" w:rsidRPr="00B66DE1" w:rsidRDefault="00B66DE1" w:rsidP="009716B6">
      <w:r>
        <w:t>As described above, t</w:t>
      </w:r>
      <w:r w:rsidR="009716B6" w:rsidRPr="00B66DE1">
        <w:t>he primary data output of this study will be</w:t>
      </w:r>
      <w:r w:rsidRPr="00B66DE1">
        <w:t xml:space="preserve"> </w:t>
      </w:r>
      <w:r>
        <w:t>crop</w:t>
      </w:r>
      <w:r w:rsidRPr="00B66DE1">
        <w:t xml:space="preserve"> relevant </w:t>
      </w:r>
      <w:r>
        <w:t>metrics summarizing a growing season or any other period of interest</w:t>
      </w:r>
      <w:r w:rsidR="009716B6" w:rsidRPr="00B66DE1">
        <w:t xml:space="preserve">. </w:t>
      </w:r>
      <w:r>
        <w:t xml:space="preserve">This data in turn can be used to estimate crop yields or to provide the likelihood of observing a particular value of a vegetation index.  </w:t>
      </w:r>
      <w:r w:rsidR="00ED6492">
        <w:t>Values of these metrics can be summarized on</w:t>
      </w:r>
      <w:del w:id="85" w:author="Michael Mann" w:date="2016-07-06T12:31:00Z">
        <w:r w:rsidR="00ED6492" w:rsidDel="006F6D5D">
          <w:delText xml:space="preserve"> a pixel by</w:delText>
        </w:r>
      </w:del>
      <w:r w:rsidR="00ED6492">
        <w:t xml:space="preserve"> </w:t>
      </w:r>
      <w:ins w:id="86" w:author="Michael Mann" w:date="2016-07-06T12:31:00Z">
        <w:r w:rsidR="006F6D5D">
          <w:t xml:space="preserve">all </w:t>
        </w:r>
      </w:ins>
      <w:r w:rsidR="00ED6492">
        <w:t>pixel</w:t>
      </w:r>
      <w:ins w:id="87" w:author="Michael Mann" w:date="2016-07-06T12:31:00Z">
        <w:r w:rsidR="006F6D5D">
          <w:t>s</w:t>
        </w:r>
      </w:ins>
      <w:del w:id="88" w:author="Michael Mann" w:date="2016-07-06T12:31:00Z">
        <w:r w:rsidR="00ED6492" w:rsidDel="006F6D5D">
          <w:delText xml:space="preserve"> basis</w:delText>
        </w:r>
      </w:del>
      <w:r w:rsidR="00ED6492">
        <w:t xml:space="preserve"> or </w:t>
      </w:r>
      <w:commentRangeStart w:id="89"/>
      <w:commentRangeStart w:id="90"/>
      <w:r w:rsidR="00ED6492">
        <w:t>aggregated at any other spatial scale</w:t>
      </w:r>
      <w:commentRangeEnd w:id="89"/>
      <w:r w:rsidR="00016BE8">
        <w:rPr>
          <w:rStyle w:val="CommentReference"/>
        </w:rPr>
        <w:commentReference w:id="89"/>
      </w:r>
      <w:commentRangeEnd w:id="90"/>
      <w:r w:rsidR="00044807">
        <w:rPr>
          <w:rStyle w:val="CommentReference"/>
        </w:rPr>
        <w:commentReference w:id="90"/>
      </w:r>
      <w:r w:rsidR="00ED6492">
        <w:t xml:space="preserve">. </w:t>
      </w:r>
      <w:ins w:id="91" w:author="Michael Mann" w:date="2016-07-06T11:52:00Z">
        <w:r w:rsidR="00F911BD">
          <w:t xml:space="preserve">Aggregation </w:t>
        </w:r>
      </w:ins>
      <w:ins w:id="92" w:author="Michael Mann" w:date="2016-07-06T12:26:00Z">
        <w:r w:rsidR="006F6D5D">
          <w:t xml:space="preserve">can be </w:t>
        </w:r>
      </w:ins>
      <w:ins w:id="93" w:author="Michael Mann" w:date="2016-07-06T12:14:00Z">
        <w:r w:rsidR="00044807">
          <w:t>completed</w:t>
        </w:r>
      </w:ins>
      <w:ins w:id="94" w:author="Michael Mann" w:date="2016-07-06T11:52:00Z">
        <w:r w:rsidR="00F911BD">
          <w:t xml:space="preserve"> by finding the mean EVI value for all pixels in the district</w:t>
        </w:r>
        <w:r w:rsidR="00044807">
          <w:t xml:space="preserve"> for each 8-day period</w:t>
        </w:r>
      </w:ins>
      <w:ins w:id="95" w:author="Michael Mann [2]" w:date="2016-07-06T17:21:00Z">
        <w:r w:rsidR="000D2EE7">
          <w:t xml:space="preserve"> and then calculating the quantile estimate</w:t>
        </w:r>
      </w:ins>
      <w:ins w:id="96" w:author="Michael Mann" w:date="2016-07-06T11:52:00Z">
        <w:r w:rsidR="00044807">
          <w:t xml:space="preserve">. </w:t>
        </w:r>
      </w:ins>
      <w:ins w:id="97" w:author="Michael Mann" w:date="2016-07-06T12:28:00Z">
        <w:r w:rsidR="006F6D5D">
          <w:t xml:space="preserve">Alternatively, as done in this exercise, </w:t>
        </w:r>
      </w:ins>
      <w:ins w:id="98" w:author="Michael Mann" w:date="2016-07-06T12:27:00Z">
        <w:r w:rsidR="006F6D5D">
          <w:t>pixel by pixel basis estimates can be found by calculating the quantiles based on</w:t>
        </w:r>
      </w:ins>
      <w:ins w:id="99" w:author="Michael Mann [2]" w:date="2016-07-06T17:21:00Z">
        <w:r w:rsidR="000D2EE7">
          <w:t xml:space="preserve"> the value of</w:t>
        </w:r>
      </w:ins>
      <w:ins w:id="100" w:author="Michael Mann" w:date="2016-07-06T12:27:00Z">
        <w:r w:rsidR="006F6D5D">
          <w:t xml:space="preserve"> all individual pixels that fall within a polygon. </w:t>
        </w:r>
      </w:ins>
      <w:del w:id="101" w:author="Michael Mann [2]" w:date="2016-07-06T17:21:00Z">
        <w:r w:rsidR="00ED6492" w:rsidDel="000D2EE7">
          <w:delText>For example</w:delText>
        </w:r>
      </w:del>
      <w:ins w:id="102" w:author="Michael Mann" w:date="2016-07-06T12:28:00Z">
        <w:del w:id="103" w:author="Michael Mann [2]" w:date="2016-07-06T17:21:00Z">
          <w:r w:rsidR="006F6D5D" w:rsidDel="000D2EE7">
            <w:delText>,</w:delText>
          </w:r>
        </w:del>
      </w:ins>
      <w:r w:rsidR="00ED6492">
        <w:t xml:space="preserve"> </w:t>
      </w:r>
      <w:ins w:id="104" w:author="Michael Mann [2]" w:date="2016-07-06T17:21:00Z">
        <w:r w:rsidR="000D2EE7">
          <w:t>W</w:t>
        </w:r>
      </w:ins>
      <w:del w:id="105" w:author="Michael Mann [2]" w:date="2016-07-06T17:21:00Z">
        <w:r w:rsidR="00ED6492" w:rsidDel="000D2EE7">
          <w:delText>w</w:delText>
        </w:r>
      </w:del>
      <w:r w:rsidR="00ED6492">
        <w:t xml:space="preserve">e can see </w:t>
      </w:r>
      <w:commentRangeStart w:id="106"/>
      <w:commentRangeStart w:id="107"/>
      <w:r w:rsidR="00ED6492">
        <w:t>the lower 5</w:t>
      </w:r>
      <w:r w:rsidR="00ED6492" w:rsidRPr="00ED6492">
        <w:rPr>
          <w:vertAlign w:val="superscript"/>
        </w:rPr>
        <w:t>th</w:t>
      </w:r>
      <w:r w:rsidR="00ED6492">
        <w:t xml:space="preserve"> percentile </w:t>
      </w:r>
      <w:ins w:id="108" w:author="Michael Mann" w:date="2016-07-06T12:33:00Z">
        <w:r w:rsidR="006F6D5D">
          <w:t xml:space="preserve">of all </w:t>
        </w:r>
      </w:ins>
      <w:r w:rsidR="00ED6492">
        <w:t xml:space="preserve">EVI </w:t>
      </w:r>
      <w:commentRangeEnd w:id="106"/>
      <w:r w:rsidR="00044807">
        <w:rPr>
          <w:rStyle w:val="CommentReference"/>
        </w:rPr>
        <w:commentReference w:id="106"/>
      </w:r>
      <w:commentRangeEnd w:id="107"/>
      <w:ins w:id="109" w:author="Michael Mann" w:date="2016-07-06T12:34:00Z">
        <w:r w:rsidR="006F6D5D">
          <w:t xml:space="preserve">pixel </w:t>
        </w:r>
      </w:ins>
      <w:r w:rsidR="00044807">
        <w:rPr>
          <w:rStyle w:val="CommentReference"/>
        </w:rPr>
        <w:commentReference w:id="107"/>
      </w:r>
      <w:r w:rsidR="00ED6492">
        <w:t>values at the district level for Punjab and Haryana (</w:t>
      </w:r>
      <w:r w:rsidR="00ED6492">
        <w:fldChar w:fldCharType="begin"/>
      </w:r>
      <w:r w:rsidR="00ED6492">
        <w:instrText xml:space="preserve"> REF _Ref454180017 \h </w:instrText>
      </w:r>
      <w:r w:rsidR="00ED6492">
        <w:fldChar w:fldCharType="separate"/>
      </w:r>
      <w:r w:rsidR="00ED6492">
        <w:t xml:space="preserve">Figure </w:t>
      </w:r>
      <w:r w:rsidR="00ED6492">
        <w:rPr>
          <w:noProof/>
        </w:rPr>
        <w:t>7</w:t>
      </w:r>
      <w:r w:rsidR="00ED6492">
        <w:fldChar w:fldCharType="end"/>
      </w:r>
      <w:r w:rsidR="00ED6492">
        <w:t>).</w:t>
      </w:r>
    </w:p>
    <w:p w14:paraId="16B84BF6" w14:textId="77777777" w:rsidR="00B66DE1" w:rsidRDefault="00B66DE1" w:rsidP="00B66DE1">
      <w:pPr>
        <w:keepNext/>
        <w:jc w:val="center"/>
      </w:pPr>
      <w:r>
        <w:rPr>
          <w:noProof/>
        </w:rPr>
        <w:drawing>
          <wp:inline distT="0" distB="0" distL="0" distR="0" wp14:anchorId="069D53EC" wp14:editId="5CA943D3">
            <wp:extent cx="5109069" cy="5158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732" cy="5160419"/>
                    </a:xfrm>
                    <a:prstGeom prst="rect">
                      <a:avLst/>
                    </a:prstGeom>
                  </pic:spPr>
                </pic:pic>
              </a:graphicData>
            </a:graphic>
          </wp:inline>
        </w:drawing>
      </w:r>
    </w:p>
    <w:p w14:paraId="3746ED37" w14:textId="77777777" w:rsidR="009716B6" w:rsidRDefault="00B66DE1" w:rsidP="00B66DE1">
      <w:pPr>
        <w:pStyle w:val="Caption"/>
        <w:jc w:val="center"/>
      </w:pPr>
      <w:bookmarkStart w:id="110" w:name="_Ref454180017"/>
      <w:r>
        <w:t xml:space="preserve">Figure </w:t>
      </w:r>
      <w:r w:rsidR="00043540">
        <w:fldChar w:fldCharType="begin"/>
      </w:r>
      <w:r w:rsidR="00043540">
        <w:instrText xml:space="preserve"> SEQ Figure \* ARABIC </w:instrText>
      </w:r>
      <w:r w:rsidR="00043540">
        <w:fldChar w:fldCharType="separate"/>
      </w:r>
      <w:r>
        <w:rPr>
          <w:noProof/>
        </w:rPr>
        <w:t>7</w:t>
      </w:r>
      <w:r w:rsidR="00043540">
        <w:rPr>
          <w:noProof/>
        </w:rPr>
        <w:fldChar w:fldCharType="end"/>
      </w:r>
      <w:bookmarkEnd w:id="110"/>
      <w:r>
        <w:t xml:space="preserve">: 5th Percentile </w:t>
      </w:r>
      <w:r w:rsidR="00ED6492">
        <w:t xml:space="preserve">Wheat Growing Season </w:t>
      </w:r>
      <w:r>
        <w:t>Enhanced Vegetation Index Values (2012-2016) by District</w:t>
      </w:r>
    </w:p>
    <w:p w14:paraId="37073072" w14:textId="4D36C241" w:rsidR="00B66DE1" w:rsidRDefault="00B66DE1" w:rsidP="00B66DE1">
      <w:pPr>
        <w:pStyle w:val="NoSpacing"/>
        <w:jc w:val="center"/>
        <w:rPr>
          <w:rStyle w:val="SubtleEmphasis"/>
          <w:iCs w:val="0"/>
          <w:color w:val="auto"/>
          <w:sz w:val="18"/>
        </w:rPr>
      </w:pPr>
      <w:r>
        <w:tab/>
      </w:r>
      <w:r w:rsidR="00ED6492">
        <w:rPr>
          <w:rStyle w:val="SubtleEmphasis"/>
          <w:iCs w:val="0"/>
          <w:color w:val="auto"/>
          <w:sz w:val="18"/>
        </w:rPr>
        <w:t xml:space="preserve">The lower fifth percentile values of EVI for </w:t>
      </w:r>
      <w:ins w:id="111" w:author="Michael Mann" w:date="2016-07-06T12:32:00Z">
        <w:r w:rsidR="006F6D5D">
          <w:rPr>
            <w:rStyle w:val="SubtleEmphasis"/>
            <w:iCs w:val="0"/>
            <w:color w:val="auto"/>
            <w:sz w:val="18"/>
          </w:rPr>
          <w:t xml:space="preserve">all pixels within each district comprising </w:t>
        </w:r>
      </w:ins>
      <w:r w:rsidR="00ED6492">
        <w:rPr>
          <w:rStyle w:val="SubtleEmphasis"/>
          <w:iCs w:val="0"/>
          <w:color w:val="auto"/>
          <w:sz w:val="18"/>
        </w:rPr>
        <w:t>Punjab and Haryana, spanning from low (red) to high (blue)</w:t>
      </w:r>
    </w:p>
    <w:p w14:paraId="29DA5A9C" w14:textId="77777777" w:rsidR="00B66DE1" w:rsidRPr="001C6EC7" w:rsidRDefault="00B66DE1" w:rsidP="00B66DE1">
      <w:pPr>
        <w:pStyle w:val="Heading3"/>
      </w:pPr>
      <w:r w:rsidRPr="001C6EC7">
        <w:t>Primary Software Outputs</w:t>
      </w:r>
    </w:p>
    <w:p w14:paraId="38D2DA4E" w14:textId="77777777" w:rsidR="00B66DE1" w:rsidRPr="001C6EC7" w:rsidRDefault="00B66DE1" w:rsidP="00B66DE1">
      <w:r w:rsidRPr="001C6EC7">
        <w:t xml:space="preserve">One of the primary objectives of this project was to develop a clearly-specified and scalable workflow to estimate vegetation based indices in developing countries. All software was developed in the open-source language R and with freeware. The application of open-source languages and automation of processes should make all scripts accessible to GIS or programming experts, and therefore replicable by appropriate IFPRI staff. </w:t>
      </w:r>
    </w:p>
    <w:p w14:paraId="0C0DAEB1" w14:textId="77777777" w:rsidR="00B66DE1" w:rsidRDefault="00B66DE1" w:rsidP="00B66DE1">
      <w:commentRangeStart w:id="112"/>
      <w:commentRangeStart w:id="113"/>
      <w:r>
        <w:t xml:space="preserve">The primary output of this project are scripts held in an open </w:t>
      </w:r>
      <w:proofErr w:type="spellStart"/>
      <w:r>
        <w:t>Github</w:t>
      </w:r>
      <w:proofErr w:type="spellEnd"/>
      <w:r>
        <w:t xml:space="preserve"> repository    (</w:t>
      </w:r>
      <w:hyperlink r:id="rId22" w:history="1">
        <w:r w:rsidRPr="008429C4">
          <w:rPr>
            <w:rStyle w:val="Hyperlink"/>
          </w:rPr>
          <w:t>https://github.com/mmann1123/India-Index-Insurance-Code</w:t>
        </w:r>
      </w:hyperlink>
      <w:r>
        <w:t xml:space="preserve">). These scripts allow the user to calculate metrics for a time period of interest, for use in the proposed insurance index. To generate </w:t>
      </w:r>
      <w:r w:rsidR="00BD5310">
        <w:t>these statistics we developed 23</w:t>
      </w:r>
      <w:r>
        <w:t xml:space="preserve"> custom functions, and utilize parallel processing methods. Many of these functions provide summary statistics flexibly, taking other functions as parameters (for instance we can calculate the mean, median, maxima </w:t>
      </w:r>
      <w:proofErr w:type="spellStart"/>
      <w:r>
        <w:t>etc</w:t>
      </w:r>
      <w:proofErr w:type="spellEnd"/>
      <w:r>
        <w:t xml:space="preserve"> across one growing season using a single function). A great deal of effort was placed on creating scalable functions, in that we can run them for large spatial areas and or across long periods of time. Importantly these scripts allow the user to quickly run these calculations at a variety of temporal and spatial scales (cell, point, or polygon).</w:t>
      </w:r>
      <w:commentRangeEnd w:id="112"/>
      <w:r w:rsidR="006E3E55">
        <w:rPr>
          <w:rStyle w:val="CommentReference"/>
        </w:rPr>
        <w:commentReference w:id="112"/>
      </w:r>
      <w:commentRangeEnd w:id="113"/>
      <w:r w:rsidR="006E3E55">
        <w:rPr>
          <w:rStyle w:val="CommentReference"/>
        </w:rPr>
        <w:commentReference w:id="113"/>
      </w:r>
    </w:p>
    <w:p w14:paraId="03F3734D" w14:textId="77777777" w:rsidR="009716B6" w:rsidRPr="001C6EC7" w:rsidRDefault="009716B6" w:rsidP="009716B6">
      <w:pPr>
        <w:pStyle w:val="Heading3"/>
      </w:pPr>
      <w:r w:rsidRPr="001C6EC7">
        <w:t>Data and Metadata Standards</w:t>
      </w:r>
    </w:p>
    <w:p w14:paraId="2D9B10E3" w14:textId="77777777" w:rsidR="009716B6" w:rsidRPr="001C6EC7" w:rsidRDefault="009716B6" w:rsidP="009716B6">
      <w:r w:rsidRPr="001C6EC7">
        <w:t>For large spatial data outputs, standard practice is to format them using Network Common Data Form (</w:t>
      </w:r>
      <w:proofErr w:type="spellStart"/>
      <w:r w:rsidRPr="001C6EC7">
        <w:t>NetCDF</w:t>
      </w:r>
      <w:proofErr w:type="spellEnd"/>
      <w:r w:rsidRPr="001C6EC7">
        <w:t xml:space="preserve">), or standard raster formats such as </w:t>
      </w:r>
      <w:proofErr w:type="spellStart"/>
      <w:r w:rsidRPr="001C6EC7">
        <w:t>geotiff</w:t>
      </w:r>
      <w:proofErr w:type="spellEnd"/>
      <w:r w:rsidRPr="001C6EC7">
        <w:t xml:space="preserve">. For disseminating smaller time-series data sets to the broader community, </w:t>
      </w:r>
      <w:commentRangeStart w:id="114"/>
      <w:commentRangeStart w:id="115"/>
      <w:r w:rsidRPr="001C6EC7">
        <w:t>we will create comma-separated values (CSV) files, whenever possible</w:t>
      </w:r>
      <w:commentRangeEnd w:id="114"/>
      <w:r w:rsidR="006E3E55">
        <w:rPr>
          <w:rStyle w:val="CommentReference"/>
        </w:rPr>
        <w:commentReference w:id="114"/>
      </w:r>
      <w:commentRangeEnd w:id="115"/>
      <w:r w:rsidR="006E3E55">
        <w:rPr>
          <w:rStyle w:val="CommentReference"/>
        </w:rPr>
        <w:commentReference w:id="115"/>
      </w:r>
      <w:r w:rsidRPr="001C6EC7">
        <w:t xml:space="preserve">. We will adhere to common metadata standards in order to provide clear descriptions of data sources and outputs, as well as instructions on citations. </w:t>
      </w:r>
    </w:p>
    <w:p w14:paraId="30E3ABFB" w14:textId="77777777" w:rsidR="009716B6" w:rsidRPr="00DF53E1" w:rsidRDefault="009716B6" w:rsidP="009716B6">
      <w:pPr>
        <w:pStyle w:val="Heading3"/>
      </w:pPr>
      <w:r w:rsidRPr="00DF53E1">
        <w:t>Plan for</w:t>
      </w:r>
      <w:r w:rsidR="00972156">
        <w:t xml:space="preserve"> Data</w:t>
      </w:r>
      <w:r w:rsidRPr="00DF53E1">
        <w:t xml:space="preserve"> </w:t>
      </w:r>
      <w:r w:rsidR="00972156">
        <w:t xml:space="preserve">Sharing, </w:t>
      </w:r>
      <w:r w:rsidRPr="00DF53E1">
        <w:t>Archiving and Preservation</w:t>
      </w:r>
    </w:p>
    <w:p w14:paraId="29499C05" w14:textId="77777777" w:rsidR="009716B6" w:rsidRPr="00DF53E1" w:rsidRDefault="00972156" w:rsidP="009716B6">
      <w:r w:rsidRPr="001C6EC7">
        <w:t xml:space="preserve">The data collected during the project is available to participants and IFPRI. </w:t>
      </w:r>
      <w:r>
        <w:t xml:space="preserve"> </w:t>
      </w:r>
      <w:r w:rsidR="009716B6" w:rsidRPr="00DF53E1">
        <w:t xml:space="preserve">Much of the input data </w:t>
      </w:r>
      <w:r w:rsidR="009716B6">
        <w:t>are</w:t>
      </w:r>
      <w:r w:rsidR="009716B6" w:rsidRPr="00DF53E1">
        <w:t xml:space="preserve"> stored</w:t>
      </w:r>
      <w:r w:rsidR="009716B6">
        <w:t xml:space="preserve"> on publically available websites and servers</w:t>
      </w:r>
      <w:r w:rsidR="009716B6" w:rsidRPr="00DF53E1">
        <w:t xml:space="preserve"> (and are freely available for download).  O</w:t>
      </w:r>
      <w:r>
        <w:t>utput data is</w:t>
      </w:r>
      <w:r w:rsidR="009716B6" w:rsidRPr="00DF53E1">
        <w:t xml:space="preserve"> archived and available. George Washington University’s Information Technology support services will provide high speed networking, database support and longer-term archival services.</w:t>
      </w:r>
    </w:p>
    <w:p w14:paraId="07F32B82" w14:textId="77777777" w:rsidR="002B276F" w:rsidRDefault="002B276F" w:rsidP="002B276F">
      <w:pPr>
        <w:rPr>
          <w:rFonts w:ascii="Calibri" w:hAnsi="Calibri" w:cs="Calibri"/>
        </w:rPr>
      </w:pPr>
    </w:p>
    <w:p w14:paraId="16D8DCD7" w14:textId="77777777" w:rsidR="00C93F35" w:rsidRDefault="00C93F35" w:rsidP="009956D4"/>
    <w:p w14:paraId="189CE9F1" w14:textId="77777777" w:rsidR="002B276F" w:rsidRDefault="002B276F" w:rsidP="009956D4"/>
    <w:p w14:paraId="56C7811D" w14:textId="77777777" w:rsidR="008E1D28" w:rsidRDefault="008E1D28" w:rsidP="008E1D28">
      <w:pPr>
        <w:jc w:val="left"/>
        <w:rPr>
          <w:rFonts w:ascii="ACaslon-Regular" w:hAnsi="ACaslon-Regular" w:cs="ACaslon-Regular"/>
          <w:sz w:val="20"/>
          <w:szCs w:val="20"/>
        </w:rPr>
      </w:pPr>
      <w:r>
        <w:rPr>
          <w:rFonts w:ascii="ACaslon-Regular" w:hAnsi="ACaslon-Regular" w:cs="ACaslon-Regular"/>
          <w:sz w:val="20"/>
          <w:szCs w:val="20"/>
        </w:rPr>
        <w:br w:type="page"/>
      </w:r>
    </w:p>
    <w:p w14:paraId="3EB12913" w14:textId="77777777" w:rsidR="008E1D28" w:rsidRPr="008E1D28" w:rsidRDefault="008E1D28" w:rsidP="008E1D28">
      <w:pPr>
        <w:autoSpaceDE w:val="0"/>
        <w:autoSpaceDN w:val="0"/>
        <w:adjustRightInd w:val="0"/>
        <w:spacing w:after="0" w:line="240" w:lineRule="auto"/>
        <w:jc w:val="left"/>
        <w:rPr>
          <w:rFonts w:ascii="ACaslon-Regular" w:hAnsi="ACaslon-Regular" w:cs="ACaslon-Regular"/>
          <w:sz w:val="20"/>
          <w:szCs w:val="20"/>
        </w:rPr>
      </w:pPr>
    </w:p>
    <w:p w14:paraId="2D819B31" w14:textId="77777777" w:rsidR="001B3B14" w:rsidRDefault="001B3B14" w:rsidP="001B3B14">
      <w:pPr>
        <w:pStyle w:val="Heading1"/>
      </w:pPr>
      <w:r>
        <w:t>references</w:t>
      </w:r>
    </w:p>
    <w:p w14:paraId="602B5FBF" w14:textId="77777777" w:rsidR="008E1D28" w:rsidRPr="008E1D28" w:rsidRDefault="001B3B14" w:rsidP="008E1D28">
      <w:pPr>
        <w:widowControl w:val="0"/>
        <w:autoSpaceDE w:val="0"/>
        <w:autoSpaceDN w:val="0"/>
        <w:adjustRightInd w:val="0"/>
        <w:spacing w:line="240" w:lineRule="auto"/>
        <w:rPr>
          <w:rFonts w:ascii="Calibri" w:hAnsi="Calibri" w:cs="Times New Roman"/>
          <w:noProof/>
          <w:szCs w:val="24"/>
        </w:rPr>
      </w:pPr>
      <w:r>
        <w:fldChar w:fldCharType="begin" w:fldLock="1"/>
      </w:r>
      <w:r>
        <w:instrText xml:space="preserve">ADDIN Mendeley Bibliography CSL_BIBLIOGRAPHY </w:instrText>
      </w:r>
      <w:r>
        <w:fldChar w:fldCharType="separate"/>
      </w:r>
      <w:r w:rsidR="008E1D28" w:rsidRPr="008E1D28">
        <w:rPr>
          <w:rFonts w:ascii="Calibri" w:hAnsi="Calibri" w:cs="Times New Roman"/>
          <w:noProof/>
          <w:szCs w:val="24"/>
        </w:rPr>
        <w:t xml:space="preserve">1. Mann, M.; Warner, J. </w:t>
      </w:r>
      <w:r w:rsidR="008E1D28" w:rsidRPr="008E1D28">
        <w:rPr>
          <w:rFonts w:ascii="Calibri" w:hAnsi="Calibri" w:cs="Times New Roman"/>
          <w:i/>
          <w:iCs/>
          <w:noProof/>
          <w:szCs w:val="24"/>
        </w:rPr>
        <w:t>Ethiopian Wheat Yield and Yield Gap Estimation: A Small Area Integrated Data Approach</w:t>
      </w:r>
      <w:r w:rsidR="008E1D28" w:rsidRPr="008E1D28">
        <w:rPr>
          <w:rFonts w:ascii="Calibri" w:hAnsi="Calibri" w:cs="Times New Roman"/>
          <w:noProof/>
          <w:szCs w:val="24"/>
        </w:rPr>
        <w:t>; Addis Ababa, Ethiopia, 2015.</w:t>
      </w:r>
    </w:p>
    <w:p w14:paraId="7B04FE05"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2. Pan, Y.; L., L.; Zhang, J.; Liang, S.; Zhu, X.; Sulla-Menashe, D. Winter wheat area estimation from MODIS-EVI time series data using Crop Proportion Phenology Index. </w:t>
      </w:r>
      <w:r w:rsidRPr="008E1D28">
        <w:rPr>
          <w:rFonts w:ascii="Calibri" w:hAnsi="Calibri" w:cs="Times New Roman"/>
          <w:i/>
          <w:iCs/>
          <w:noProof/>
          <w:szCs w:val="24"/>
        </w:rPr>
        <w:t>Remote Sens. Environ.</w:t>
      </w:r>
      <w:r w:rsidRPr="008E1D28">
        <w:rPr>
          <w:rFonts w:ascii="Calibri" w:hAnsi="Calibri" w:cs="Times New Roman"/>
          <w:noProof/>
          <w:szCs w:val="24"/>
        </w:rPr>
        <w:t xml:space="preserve"> </w:t>
      </w:r>
      <w:r w:rsidRPr="008E1D28">
        <w:rPr>
          <w:rFonts w:ascii="Calibri" w:hAnsi="Calibri" w:cs="Times New Roman"/>
          <w:b/>
          <w:bCs/>
          <w:noProof/>
          <w:szCs w:val="24"/>
        </w:rPr>
        <w:t>2012</w:t>
      </w:r>
      <w:r w:rsidRPr="008E1D28">
        <w:rPr>
          <w:rFonts w:ascii="Calibri" w:hAnsi="Calibri" w:cs="Times New Roman"/>
          <w:noProof/>
          <w:szCs w:val="24"/>
        </w:rPr>
        <w:t xml:space="preserve">, </w:t>
      </w:r>
      <w:r w:rsidRPr="008E1D28">
        <w:rPr>
          <w:rFonts w:ascii="Calibri" w:hAnsi="Calibri" w:cs="Times New Roman"/>
          <w:i/>
          <w:iCs/>
          <w:noProof/>
          <w:szCs w:val="24"/>
        </w:rPr>
        <w:t>119</w:t>
      </w:r>
      <w:r w:rsidRPr="008E1D28">
        <w:rPr>
          <w:rFonts w:ascii="Calibri" w:hAnsi="Calibri" w:cs="Times New Roman"/>
          <w:noProof/>
          <w:szCs w:val="24"/>
        </w:rPr>
        <w:t>, 232–242.</w:t>
      </w:r>
    </w:p>
    <w:p w14:paraId="09920BA4"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3. Fontana, A.; Potgieter, B.; Apan, A. </w:t>
      </w:r>
      <w:r w:rsidRPr="008E1D28">
        <w:rPr>
          <w:rFonts w:ascii="Calibri" w:hAnsi="Calibri" w:cs="Times New Roman"/>
          <w:i/>
          <w:iCs/>
          <w:noProof/>
          <w:szCs w:val="24"/>
        </w:rPr>
        <w:t>Assessing the relationship between shire winter crop yield and multi-temporal MODIS NDVI and EVI images</w:t>
      </w:r>
      <w:r w:rsidRPr="008E1D28">
        <w:rPr>
          <w:rFonts w:ascii="Calibri" w:hAnsi="Calibri" w:cs="Times New Roman"/>
          <w:noProof/>
          <w:szCs w:val="24"/>
        </w:rPr>
        <w:t>; Proceedings of SSC 2005 Spatial Intelligence, Innovation and Praxis: The national biennial conference of the spatial Sciences Institute; Melbourne, 2005.</w:t>
      </w:r>
    </w:p>
    <w:p w14:paraId="42D555F0"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4. Prasad, A. K.; Chai, L.; Singh, R. P.; Kafatos, M. Crop yield estimation model for Iowa using remote sensing and surface parameters. </w:t>
      </w:r>
      <w:r w:rsidRPr="008E1D28">
        <w:rPr>
          <w:rFonts w:ascii="Calibri" w:hAnsi="Calibri" w:cs="Times New Roman"/>
          <w:i/>
          <w:iCs/>
          <w:noProof/>
          <w:szCs w:val="24"/>
        </w:rPr>
        <w:t>Int. J. Appl. Earth Obs. Geoinf.</w:t>
      </w:r>
      <w:r w:rsidRPr="008E1D28">
        <w:rPr>
          <w:rFonts w:ascii="Calibri" w:hAnsi="Calibri" w:cs="Times New Roman"/>
          <w:noProof/>
          <w:szCs w:val="24"/>
        </w:rPr>
        <w:t xml:space="preserve"> </w:t>
      </w:r>
      <w:r w:rsidRPr="008E1D28">
        <w:rPr>
          <w:rFonts w:ascii="Calibri" w:hAnsi="Calibri" w:cs="Times New Roman"/>
          <w:b/>
          <w:bCs/>
          <w:noProof/>
          <w:szCs w:val="24"/>
        </w:rPr>
        <w:t>2006</w:t>
      </w:r>
      <w:r w:rsidRPr="008E1D28">
        <w:rPr>
          <w:rFonts w:ascii="Calibri" w:hAnsi="Calibri" w:cs="Times New Roman"/>
          <w:noProof/>
          <w:szCs w:val="24"/>
        </w:rPr>
        <w:t xml:space="preserve">, </w:t>
      </w:r>
      <w:r w:rsidRPr="008E1D28">
        <w:rPr>
          <w:rFonts w:ascii="Calibri" w:hAnsi="Calibri" w:cs="Times New Roman"/>
          <w:i/>
          <w:iCs/>
          <w:noProof/>
          <w:szCs w:val="24"/>
        </w:rPr>
        <w:t>8</w:t>
      </w:r>
      <w:r w:rsidRPr="008E1D28">
        <w:rPr>
          <w:rFonts w:ascii="Calibri" w:hAnsi="Calibri" w:cs="Times New Roman"/>
          <w:noProof/>
          <w:szCs w:val="24"/>
        </w:rPr>
        <w:t>, 26–33.</w:t>
      </w:r>
    </w:p>
    <w:p w14:paraId="0D4EBD58"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5. Perry, E. M.; Morse-McNabb, E.; Nuttall, J.; O’Leary, G.; Clark, R. Managing Wheat From Space: Linking MODIS NDVI and Crop Models for Predicting Australian Dryland Wheat Biomass. </w:t>
      </w:r>
      <w:r w:rsidRPr="008E1D28">
        <w:rPr>
          <w:rFonts w:ascii="Calibri" w:hAnsi="Calibri" w:cs="Times New Roman"/>
          <w:i/>
          <w:iCs/>
          <w:noProof/>
          <w:szCs w:val="24"/>
        </w:rPr>
        <w:t>IEEE J. Sel. Top. Appl. Earth Obs. Remote Sens.</w:t>
      </w:r>
      <w:r w:rsidRPr="008E1D28">
        <w:rPr>
          <w:rFonts w:ascii="Calibri" w:hAnsi="Calibri" w:cs="Times New Roman"/>
          <w:noProof/>
          <w:szCs w:val="24"/>
        </w:rPr>
        <w:t xml:space="preserve"> </w:t>
      </w:r>
      <w:r w:rsidRPr="008E1D28">
        <w:rPr>
          <w:rFonts w:ascii="Calibri" w:hAnsi="Calibri" w:cs="Times New Roman"/>
          <w:b/>
          <w:bCs/>
          <w:noProof/>
          <w:szCs w:val="24"/>
        </w:rPr>
        <w:t>2014</w:t>
      </w:r>
      <w:r w:rsidRPr="008E1D28">
        <w:rPr>
          <w:rFonts w:ascii="Calibri" w:hAnsi="Calibri" w:cs="Times New Roman"/>
          <w:noProof/>
          <w:szCs w:val="24"/>
        </w:rPr>
        <w:t>, 1–8.</w:t>
      </w:r>
    </w:p>
    <w:p w14:paraId="20C294B0"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6. Hyndman, R. J.; Fan, Y. Sample quantiles in statistical packages. </w:t>
      </w:r>
      <w:r w:rsidRPr="008E1D28">
        <w:rPr>
          <w:rFonts w:ascii="Calibri" w:hAnsi="Calibri" w:cs="Times New Roman"/>
          <w:i/>
          <w:iCs/>
          <w:noProof/>
          <w:szCs w:val="24"/>
        </w:rPr>
        <w:t>Am. Stat.</w:t>
      </w:r>
      <w:r w:rsidRPr="008E1D28">
        <w:rPr>
          <w:rFonts w:ascii="Calibri" w:hAnsi="Calibri" w:cs="Times New Roman"/>
          <w:noProof/>
          <w:szCs w:val="24"/>
        </w:rPr>
        <w:t xml:space="preserve"> </w:t>
      </w:r>
      <w:r w:rsidRPr="008E1D28">
        <w:rPr>
          <w:rFonts w:ascii="Calibri" w:hAnsi="Calibri" w:cs="Times New Roman"/>
          <w:b/>
          <w:bCs/>
          <w:noProof/>
          <w:szCs w:val="24"/>
        </w:rPr>
        <w:t>1996</w:t>
      </w:r>
      <w:r w:rsidRPr="008E1D28">
        <w:rPr>
          <w:rFonts w:ascii="Calibri" w:hAnsi="Calibri" w:cs="Times New Roman"/>
          <w:noProof/>
          <w:szCs w:val="24"/>
        </w:rPr>
        <w:t xml:space="preserve">, </w:t>
      </w:r>
      <w:r w:rsidRPr="008E1D28">
        <w:rPr>
          <w:rFonts w:ascii="Calibri" w:hAnsi="Calibri" w:cs="Times New Roman"/>
          <w:i/>
          <w:iCs/>
          <w:noProof/>
          <w:szCs w:val="24"/>
        </w:rPr>
        <w:t>50</w:t>
      </w:r>
      <w:r w:rsidRPr="008E1D28">
        <w:rPr>
          <w:rFonts w:ascii="Calibri" w:hAnsi="Calibri" w:cs="Times New Roman"/>
          <w:noProof/>
          <w:szCs w:val="24"/>
        </w:rPr>
        <w:t>, 361–365.</w:t>
      </w:r>
    </w:p>
    <w:p w14:paraId="63CEF4DC"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7. FAO Crop Water Information: Wheat http://www.fao.org/nr/water/cropinfo_wheat.html.</w:t>
      </w:r>
    </w:p>
    <w:p w14:paraId="15947C5C"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8. Didan, K.; Huete, A. MODIS Vegetation Index Product Series  Collection 5 Change Summary 2006.</w:t>
      </w:r>
    </w:p>
    <w:p w14:paraId="7C738021"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9. Fritz, S.; McCallum, I.; Schill, C.; Perger, C.; Grillmayer, R.; Achard, F.; Kraxner, F.; Obersteiner, M. Geo-Wiki. Org: The use of crowdsourcing to improve global land cover. </w:t>
      </w:r>
      <w:r w:rsidRPr="008E1D28">
        <w:rPr>
          <w:rFonts w:ascii="Calibri" w:hAnsi="Calibri" w:cs="Times New Roman"/>
          <w:i/>
          <w:iCs/>
          <w:noProof/>
          <w:szCs w:val="24"/>
        </w:rPr>
        <w:t>Remote Sens.</w:t>
      </w:r>
      <w:r w:rsidRPr="008E1D28">
        <w:rPr>
          <w:rFonts w:ascii="Calibri" w:hAnsi="Calibri" w:cs="Times New Roman"/>
          <w:noProof/>
          <w:szCs w:val="24"/>
        </w:rPr>
        <w:t xml:space="preserve"> </w:t>
      </w:r>
      <w:r w:rsidRPr="008E1D28">
        <w:rPr>
          <w:rFonts w:ascii="Calibri" w:hAnsi="Calibri" w:cs="Times New Roman"/>
          <w:b/>
          <w:bCs/>
          <w:noProof/>
          <w:szCs w:val="24"/>
        </w:rPr>
        <w:t>2009</w:t>
      </w:r>
      <w:r w:rsidRPr="008E1D28">
        <w:rPr>
          <w:rFonts w:ascii="Calibri" w:hAnsi="Calibri" w:cs="Times New Roman"/>
          <w:noProof/>
          <w:szCs w:val="24"/>
        </w:rPr>
        <w:t xml:space="preserve">, </w:t>
      </w:r>
      <w:r w:rsidRPr="008E1D28">
        <w:rPr>
          <w:rFonts w:ascii="Calibri" w:hAnsi="Calibri" w:cs="Times New Roman"/>
          <w:i/>
          <w:iCs/>
          <w:noProof/>
          <w:szCs w:val="24"/>
        </w:rPr>
        <w:t>1</w:t>
      </w:r>
      <w:r w:rsidRPr="008E1D28">
        <w:rPr>
          <w:rFonts w:ascii="Calibri" w:hAnsi="Calibri" w:cs="Times New Roman"/>
          <w:noProof/>
          <w:szCs w:val="24"/>
        </w:rPr>
        <w:t>, 345–354.</w:t>
      </w:r>
    </w:p>
    <w:p w14:paraId="7607605B"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10. Hazell, P. B. R. </w:t>
      </w:r>
      <w:r w:rsidRPr="008E1D28">
        <w:rPr>
          <w:rFonts w:ascii="Calibri" w:hAnsi="Calibri" w:cs="Times New Roman"/>
          <w:i/>
          <w:iCs/>
          <w:noProof/>
          <w:szCs w:val="24"/>
        </w:rPr>
        <w:t>The potential for scale and sustainability in weather index insurance for agriculture and rural livelihoods</w:t>
      </w:r>
      <w:r w:rsidRPr="008E1D28">
        <w:rPr>
          <w:rFonts w:ascii="Calibri" w:hAnsi="Calibri" w:cs="Times New Roman"/>
          <w:noProof/>
          <w:szCs w:val="24"/>
        </w:rPr>
        <w:t>; International Fund for Agricultural Development, 2010.</w:t>
      </w:r>
    </w:p>
    <w:p w14:paraId="14087255"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11. Greatrex, H.; Hansen, J.; Garvin, S.; Diro, R.; Le Guen, M.; Blakeley, S.; Rao, K.; Osgood, D. Scaling up index insurance for smallholder farmers: Recent evidence and insights. </w:t>
      </w:r>
      <w:r w:rsidRPr="008E1D28">
        <w:rPr>
          <w:rFonts w:ascii="Calibri" w:hAnsi="Calibri" w:cs="Times New Roman"/>
          <w:b/>
          <w:bCs/>
          <w:noProof/>
          <w:szCs w:val="24"/>
        </w:rPr>
        <w:t>2015</w:t>
      </w:r>
      <w:r w:rsidRPr="008E1D28">
        <w:rPr>
          <w:rFonts w:ascii="Calibri" w:hAnsi="Calibri" w:cs="Times New Roman"/>
          <w:noProof/>
          <w:szCs w:val="24"/>
        </w:rPr>
        <w:t>.</w:t>
      </w:r>
    </w:p>
    <w:p w14:paraId="2316D051" w14:textId="77777777" w:rsidR="008E1D28" w:rsidRPr="008E1D28" w:rsidRDefault="008E1D28" w:rsidP="008E1D28">
      <w:pPr>
        <w:widowControl w:val="0"/>
        <w:autoSpaceDE w:val="0"/>
        <w:autoSpaceDN w:val="0"/>
        <w:adjustRightInd w:val="0"/>
        <w:spacing w:line="240" w:lineRule="auto"/>
        <w:rPr>
          <w:rFonts w:ascii="Calibri" w:hAnsi="Calibri" w:cs="Times New Roman"/>
          <w:noProof/>
          <w:szCs w:val="24"/>
        </w:rPr>
      </w:pPr>
      <w:r w:rsidRPr="008E1D28">
        <w:rPr>
          <w:rFonts w:ascii="Calibri" w:hAnsi="Calibri" w:cs="Times New Roman"/>
          <w:noProof/>
          <w:szCs w:val="24"/>
        </w:rPr>
        <w:t xml:space="preserve">12. Hellmuth, M. E.; Osgood, D. E.; Hess, U.; Moorhead, A.; Bhojwani, H.; Singh, U.; Thornton, P. K.; Saka, A. R.; Barry Dent, J.; Mkandiwire, R. Index insurance and climate risk: prospects for development and disaster management. In </w:t>
      </w:r>
      <w:r w:rsidRPr="008E1D28">
        <w:rPr>
          <w:rFonts w:ascii="Calibri" w:hAnsi="Calibri" w:cs="Times New Roman"/>
          <w:i/>
          <w:iCs/>
          <w:noProof/>
          <w:szCs w:val="24"/>
        </w:rPr>
        <w:t>ACIAR Proceedings Series (Australia).</w:t>
      </w:r>
      <w:r w:rsidRPr="008E1D28">
        <w:rPr>
          <w:rFonts w:ascii="Calibri" w:hAnsi="Calibri" w:cs="Times New Roman"/>
          <w:noProof/>
          <w:szCs w:val="24"/>
        </w:rPr>
        <w:t>; Cornell Univ., Ithaca, NY (EUA)., 2009.</w:t>
      </w:r>
    </w:p>
    <w:p w14:paraId="3D427810" w14:textId="77777777" w:rsidR="008E1D28" w:rsidRPr="008E1D28" w:rsidRDefault="008E1D28" w:rsidP="008E1D28">
      <w:pPr>
        <w:widowControl w:val="0"/>
        <w:autoSpaceDE w:val="0"/>
        <w:autoSpaceDN w:val="0"/>
        <w:adjustRightInd w:val="0"/>
        <w:spacing w:line="240" w:lineRule="auto"/>
        <w:rPr>
          <w:rFonts w:ascii="Calibri" w:hAnsi="Calibri"/>
          <w:noProof/>
        </w:rPr>
      </w:pPr>
      <w:r w:rsidRPr="008E1D28">
        <w:rPr>
          <w:rFonts w:ascii="Calibri" w:hAnsi="Calibri" w:cs="Times New Roman"/>
          <w:noProof/>
          <w:szCs w:val="24"/>
        </w:rPr>
        <w:t xml:space="preserve">13. Brown, M. E.; Grace, K.; Shively, G.; Johnson, K.; Carroll, M. Using Satellite Remote Sensing and Household Survey Data to Assess Human Health and Nutrition Response to Environmental Change. </w:t>
      </w:r>
      <w:r w:rsidRPr="008E1D28">
        <w:rPr>
          <w:rFonts w:ascii="Calibri" w:hAnsi="Calibri" w:cs="Times New Roman"/>
          <w:i/>
          <w:iCs/>
          <w:noProof/>
          <w:szCs w:val="24"/>
        </w:rPr>
        <w:t>Popul. Environ.</w:t>
      </w:r>
      <w:r w:rsidRPr="008E1D28">
        <w:rPr>
          <w:rFonts w:ascii="Calibri" w:hAnsi="Calibri" w:cs="Times New Roman"/>
          <w:noProof/>
          <w:szCs w:val="24"/>
        </w:rPr>
        <w:t xml:space="preserve"> </w:t>
      </w:r>
      <w:r w:rsidRPr="008E1D28">
        <w:rPr>
          <w:rFonts w:ascii="Calibri" w:hAnsi="Calibri" w:cs="Times New Roman"/>
          <w:b/>
          <w:bCs/>
          <w:noProof/>
          <w:szCs w:val="24"/>
        </w:rPr>
        <w:t>2014</w:t>
      </w:r>
      <w:r w:rsidRPr="008E1D28">
        <w:rPr>
          <w:rFonts w:ascii="Calibri" w:hAnsi="Calibri" w:cs="Times New Roman"/>
          <w:noProof/>
          <w:szCs w:val="24"/>
        </w:rPr>
        <w:t xml:space="preserve">, </w:t>
      </w:r>
      <w:r w:rsidRPr="008E1D28">
        <w:rPr>
          <w:rFonts w:ascii="Calibri" w:hAnsi="Calibri" w:cs="Times New Roman"/>
          <w:i/>
          <w:iCs/>
          <w:noProof/>
          <w:szCs w:val="24"/>
        </w:rPr>
        <w:t>36</w:t>
      </w:r>
      <w:r w:rsidRPr="008E1D28">
        <w:rPr>
          <w:rFonts w:ascii="Calibri" w:hAnsi="Calibri" w:cs="Times New Roman"/>
          <w:noProof/>
          <w:szCs w:val="24"/>
        </w:rPr>
        <w:t>, 48–72.</w:t>
      </w:r>
    </w:p>
    <w:p w14:paraId="3A04BFFA" w14:textId="77777777" w:rsidR="001B3B14" w:rsidRPr="001B3B14" w:rsidRDefault="001B3B14" w:rsidP="001B3B14">
      <w:r>
        <w:fldChar w:fldCharType="end"/>
      </w:r>
    </w:p>
    <w:sectPr w:rsidR="001B3B14" w:rsidRPr="001B3B14">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Michael Mann" w:date="2016-07-06T11:14:00Z" w:initials="MM">
    <w:p w14:paraId="71624447" w14:textId="79AB7120" w:rsidR="00FB75E9" w:rsidRDefault="00FB75E9">
      <w:pPr>
        <w:pStyle w:val="CommentText"/>
      </w:pPr>
      <w:r>
        <w:rPr>
          <w:rStyle w:val="CommentReference"/>
        </w:rPr>
        <w:annotationRef/>
      </w:r>
      <w:r>
        <w:rPr>
          <w:rStyle w:val="CommentReference"/>
        </w:rPr>
        <w:annotationRef/>
      </w:r>
      <w:r>
        <w:t>What is this method? Is there any intuition for it being better?</w:t>
      </w:r>
    </w:p>
  </w:comment>
  <w:comment w:id="22" w:author="Michael Mann" w:date="2016-07-06T11:14:00Z" w:initials="MM">
    <w:p w14:paraId="6EAD71E9" w14:textId="77777777" w:rsidR="00FB75E9" w:rsidRDefault="00FB75E9">
      <w:pPr>
        <w:pStyle w:val="CommentText"/>
      </w:pPr>
      <w:r>
        <w:rPr>
          <w:rStyle w:val="CommentReference"/>
        </w:rPr>
        <w:annotationRef/>
      </w:r>
      <w:r w:rsidR="003178BB">
        <w:t xml:space="preserve">Essentially a series of trapezoids is used to estimate the integral. </w:t>
      </w:r>
    </w:p>
    <w:p w14:paraId="57C42A69" w14:textId="77777777" w:rsidR="003178BB" w:rsidRDefault="003178BB">
      <w:pPr>
        <w:pStyle w:val="CommentText"/>
      </w:pPr>
    </w:p>
    <w:p w14:paraId="5A7ACC79" w14:textId="4EE06475" w:rsidR="003178BB" w:rsidRDefault="003178BB">
      <w:pPr>
        <w:pStyle w:val="CommentText"/>
      </w:pPr>
      <w:r>
        <w:t xml:space="preserve">Trapezoidal may work better because it more accurately reflects the day to day variation on EVI values rather than smoothing them away. </w:t>
      </w:r>
    </w:p>
  </w:comment>
  <w:comment w:id="28" w:author="Michael Mann" w:date="2016-07-06T11:20:00Z" w:initials="MM">
    <w:p w14:paraId="737C0CF3" w14:textId="77777777" w:rsidR="0026429E" w:rsidRDefault="0026429E" w:rsidP="0026429E">
      <w:pPr>
        <w:pStyle w:val="CommentText"/>
      </w:pPr>
      <w:r>
        <w:rPr>
          <w:rStyle w:val="CommentReference"/>
        </w:rPr>
        <w:annotationRef/>
      </w:r>
      <w:r>
        <w:t>This is 2002 right?</w:t>
      </w:r>
    </w:p>
  </w:comment>
  <w:comment w:id="29" w:author="Michael Mann" w:date="2016-07-06T11:20:00Z" w:initials="MM">
    <w:p w14:paraId="7909B0E6" w14:textId="77777777" w:rsidR="0026429E" w:rsidRDefault="0026429E" w:rsidP="0026429E">
      <w:pPr>
        <w:pStyle w:val="CommentText"/>
      </w:pPr>
      <w:r>
        <w:rPr>
          <w:rStyle w:val="CommentReference"/>
        </w:rPr>
        <w:annotationRef/>
      </w:r>
      <w:r>
        <w:t>Yes 2002</w:t>
      </w:r>
    </w:p>
  </w:comment>
  <w:comment w:id="30" w:author="Michael Mann" w:date="2016-07-06T11:21:00Z" w:initials="MM">
    <w:p w14:paraId="03D453AE" w14:textId="77777777" w:rsidR="0026429E" w:rsidRDefault="0026429E" w:rsidP="0026429E">
      <w:pPr>
        <w:pStyle w:val="CommentText"/>
      </w:pPr>
      <w:r>
        <w:rPr>
          <w:rStyle w:val="CommentReference"/>
        </w:rPr>
        <w:annotationRef/>
      </w:r>
      <w:r>
        <w:t>In the dataset does e</w:t>
      </w:r>
      <w:r>
        <w:rPr>
          <w:rStyle w:val="CommentReference"/>
        </w:rPr>
        <w:annotationRef/>
      </w:r>
      <w:r>
        <w:t>ach observation at the pixel level is allocated to a time-period or a specific day and time? Then how do you aggregate across pixels in they don’t belong to the same time-period or day/time?</w:t>
      </w:r>
    </w:p>
  </w:comment>
  <w:comment w:id="31" w:author="Michael Mann" w:date="2016-07-06T11:21:00Z" w:initials="MM">
    <w:p w14:paraId="039AF1E3" w14:textId="77777777" w:rsidR="0026429E" w:rsidRDefault="0026429E" w:rsidP="0026429E">
      <w:pPr>
        <w:pStyle w:val="CommentText"/>
      </w:pPr>
      <w:r>
        <w:rPr>
          <w:rStyle w:val="CommentReference"/>
        </w:rPr>
        <w:annotationRef/>
      </w:r>
      <w:r>
        <w:t>See text</w:t>
      </w:r>
    </w:p>
  </w:comment>
  <w:comment w:id="55" w:author="Michael Mann" w:date="2016-07-06T11:25:00Z" w:initials="MM">
    <w:p w14:paraId="6A3E435D" w14:textId="77777777" w:rsidR="0026429E" w:rsidRDefault="0026429E" w:rsidP="0026429E">
      <w:pPr>
        <w:pStyle w:val="CommentText"/>
      </w:pPr>
      <w:r>
        <w:rPr>
          <w:rStyle w:val="CommentReference"/>
        </w:rPr>
        <w:annotationRef/>
      </w:r>
      <w:r>
        <w:t>Not the trapezoidal method? Or this is another area of integration?</w:t>
      </w:r>
    </w:p>
  </w:comment>
  <w:comment w:id="56" w:author="Michael Mann" w:date="2016-07-06T11:25:00Z" w:initials="MM">
    <w:p w14:paraId="71AB45F0" w14:textId="4898E1CD" w:rsidR="0026429E" w:rsidRDefault="0026429E" w:rsidP="0026429E">
      <w:pPr>
        <w:pStyle w:val="CommentText"/>
      </w:pPr>
      <w:r>
        <w:rPr>
          <w:rStyle w:val="CommentReference"/>
        </w:rPr>
        <w:annotationRef/>
      </w:r>
      <w:r>
        <w:t xml:space="preserve">Nope this is different. Smoothing splines are more commonly used to interpolate a uniformly timed dataset from irregularly timed data. It can also be used to minimize the effects of outliers etc. See footnote </w:t>
      </w:r>
      <w:r>
        <w:fldChar w:fldCharType="begin"/>
      </w:r>
      <w:r>
        <w:instrText xml:space="preserve"> NOTEREF _Ref455567703 \h </w:instrText>
      </w:r>
      <w:r>
        <w:fldChar w:fldCharType="separate"/>
      </w:r>
      <w:r>
        <w:t>6</w:t>
      </w:r>
      <w:r>
        <w:fldChar w:fldCharType="end"/>
      </w:r>
    </w:p>
  </w:comment>
  <w:comment w:id="66" w:author="Michael Mann" w:date="2016-07-06T11:34:00Z" w:initials="MM">
    <w:p w14:paraId="2C43A347" w14:textId="5F50C122" w:rsidR="00376A61" w:rsidRDefault="00376A61">
      <w:pPr>
        <w:pStyle w:val="CommentText"/>
      </w:pPr>
      <w:r>
        <w:rPr>
          <w:rStyle w:val="CommentReference"/>
        </w:rPr>
        <w:annotationRef/>
      </w:r>
      <w:r>
        <w:rPr>
          <w:rStyle w:val="CommentReference"/>
        </w:rPr>
        <w:annotationRef/>
      </w:r>
      <w:r>
        <w:t>Areas that are not covered are not croplands? Or they can be croplands but there is disagreement? South of Punjab and Northwest there is quite a bit of disagreement, no?</w:t>
      </w:r>
    </w:p>
  </w:comment>
  <w:comment w:id="67" w:author="Michael Mann" w:date="2016-07-06T11:34:00Z" w:initials="MM">
    <w:p w14:paraId="380E1E07" w14:textId="7B246E24" w:rsidR="00376A61" w:rsidRDefault="00376A61">
      <w:pPr>
        <w:pStyle w:val="CommentText"/>
      </w:pPr>
      <w:r>
        <w:rPr>
          <w:rStyle w:val="CommentReference"/>
        </w:rPr>
        <w:annotationRef/>
      </w:r>
      <w:r w:rsidR="00473E46">
        <w:t xml:space="preserve">Good point. However the boundary of Punjab and Haryana effectively follow the outline of the </w:t>
      </w:r>
      <w:r w:rsidR="00473E46" w:rsidRPr="00473E46">
        <w:t>Rajasthan Desert</w:t>
      </w:r>
      <w:r w:rsidR="00473E46">
        <w:t xml:space="preserve"> where vast majority of the disagreement is seen.</w:t>
      </w:r>
    </w:p>
  </w:comment>
  <w:comment w:id="69" w:author="Michael Mann" w:date="2016-07-06T11:42:00Z" w:initials="MM">
    <w:p w14:paraId="24BE0A8A" w14:textId="7B13D675" w:rsidR="00473E46" w:rsidRDefault="00473E46">
      <w:pPr>
        <w:pStyle w:val="CommentText"/>
      </w:pPr>
      <w:r>
        <w:rPr>
          <w:rStyle w:val="CommentReference"/>
        </w:rPr>
        <w:annotationRef/>
      </w:r>
      <w:r>
        <w:rPr>
          <w:rStyle w:val="CommentReference"/>
        </w:rPr>
        <w:annotationRef/>
      </w:r>
      <w:r>
        <w:t>In the yields_evi.csv file I only see that up to 2012</w:t>
      </w:r>
    </w:p>
  </w:comment>
  <w:comment w:id="70" w:author="Michael Mann" w:date="2016-07-06T11:42:00Z" w:initials="MM">
    <w:p w14:paraId="4317328D" w14:textId="437FE519" w:rsidR="00473E46" w:rsidRDefault="00473E46">
      <w:pPr>
        <w:pStyle w:val="CommentText"/>
      </w:pPr>
      <w:r>
        <w:rPr>
          <w:rStyle w:val="CommentReference"/>
        </w:rPr>
        <w:annotationRef/>
      </w:r>
      <w:r>
        <w:t xml:space="preserve">Yes I see this. I corrected this issue (NAs were removing rows when aggregating) when I created the new dataset for </w:t>
      </w:r>
      <w:proofErr w:type="spellStart"/>
      <w:r>
        <w:t>Pancho</w:t>
      </w:r>
      <w:proofErr w:type="spellEnd"/>
      <w:r>
        <w:t xml:space="preserve">. I will update this if you still need this version of the data.  </w:t>
      </w:r>
    </w:p>
  </w:comment>
  <w:comment w:id="71" w:author="Michael Mann" w:date="2016-07-06T11:44:00Z" w:initials="MM">
    <w:p w14:paraId="2FE995E3" w14:textId="2A637D10" w:rsidR="00473E46" w:rsidRDefault="00473E46">
      <w:pPr>
        <w:pStyle w:val="CommentText"/>
      </w:pPr>
      <w:r>
        <w:rPr>
          <w:rStyle w:val="CommentReference"/>
        </w:rPr>
        <w:annotationRef/>
      </w:r>
      <w:r>
        <w:t>In future regressions, we should also assess prediction errors (conditional on district fixed effects), we might be overfitting given the large number of covariates.</w:t>
      </w:r>
    </w:p>
  </w:comment>
  <w:comment w:id="72" w:author="Michael Mann" w:date="2016-07-06T11:45:00Z" w:initials="MM">
    <w:p w14:paraId="45C1A774" w14:textId="4797A4BF" w:rsidR="00473E46" w:rsidRDefault="00473E46">
      <w:pPr>
        <w:pStyle w:val="CommentText"/>
      </w:pPr>
      <w:r>
        <w:rPr>
          <w:rStyle w:val="CommentReference"/>
        </w:rPr>
        <w:annotationRef/>
      </w:r>
      <w:r>
        <w:t>Good idea</w:t>
      </w:r>
    </w:p>
  </w:comment>
  <w:comment w:id="74" w:author="Michael Mann" w:date="2016-07-06T11:46:00Z" w:initials="MM">
    <w:p w14:paraId="3A2B62A9" w14:textId="77777777" w:rsidR="00C0774F" w:rsidRDefault="00C0774F" w:rsidP="00C0774F">
      <w:pPr>
        <w:pStyle w:val="CommentText"/>
      </w:pPr>
      <w:r>
        <w:rPr>
          <w:rStyle w:val="CommentReference"/>
        </w:rPr>
        <w:annotationRef/>
      </w:r>
      <w:r>
        <w:t>Please add description of variables</w:t>
      </w:r>
    </w:p>
    <w:p w14:paraId="2D74AE35" w14:textId="77777777" w:rsidR="00C0774F" w:rsidRDefault="00C0774F" w:rsidP="00C0774F">
      <w:pPr>
        <w:pStyle w:val="CommentText"/>
      </w:pPr>
      <w:r>
        <w:t xml:space="preserve">Is this only for wheat? </w:t>
      </w:r>
    </w:p>
    <w:p w14:paraId="498AE0DE" w14:textId="704C05A9" w:rsidR="00C0774F" w:rsidRDefault="00C0774F" w:rsidP="00C0774F">
      <w:pPr>
        <w:pStyle w:val="CommentText"/>
      </w:pPr>
      <w:r>
        <w:t>Is this for 28 districts</w:t>
      </w:r>
    </w:p>
  </w:comment>
  <w:comment w:id="75" w:author="Michael Mann" w:date="2016-07-06T11:46:00Z" w:initials="MM">
    <w:p w14:paraId="2F821F81" w14:textId="387DFD4F" w:rsidR="00C0774F" w:rsidRDefault="00C0774F">
      <w:pPr>
        <w:pStyle w:val="CommentText"/>
      </w:pPr>
      <w:r>
        <w:rPr>
          <w:rStyle w:val="CommentReference"/>
        </w:rPr>
        <w:annotationRef/>
      </w:r>
      <w:r>
        <w:t>28 districts wheat</w:t>
      </w:r>
    </w:p>
  </w:comment>
  <w:comment w:id="81" w:author="Michael Mann" w:date="2016-07-06T11:47:00Z" w:initials="MM">
    <w:p w14:paraId="13A52398" w14:textId="01046A18" w:rsidR="00C0774F" w:rsidRDefault="00C0774F">
      <w:pPr>
        <w:pStyle w:val="CommentText"/>
      </w:pPr>
      <w:r>
        <w:rPr>
          <w:rStyle w:val="CommentReference"/>
        </w:rPr>
        <w:annotationRef/>
      </w:r>
      <w:r>
        <w:rPr>
          <w:rStyle w:val="CommentReference"/>
        </w:rPr>
        <w:annotationRef/>
      </w:r>
      <w:r>
        <w:t xml:space="preserve">How are </w:t>
      </w:r>
      <w:proofErr w:type="spellStart"/>
      <w:r>
        <w:t>plant_dates</w:t>
      </w:r>
      <w:proofErr w:type="spellEnd"/>
      <w:r>
        <w:t xml:space="preserve"> and </w:t>
      </w:r>
      <w:proofErr w:type="spellStart"/>
      <w:r>
        <w:t>harvest_dates</w:t>
      </w:r>
      <w:proofErr w:type="spellEnd"/>
      <w:r>
        <w:t xml:space="preserve"> estimated</w:t>
      </w:r>
    </w:p>
  </w:comment>
  <w:comment w:id="82" w:author="Michael Mann" w:date="2016-07-06T11:47:00Z" w:initials="MM">
    <w:p w14:paraId="305E430F" w14:textId="36076F09" w:rsidR="00C0774F" w:rsidRDefault="00C0774F">
      <w:pPr>
        <w:pStyle w:val="CommentText"/>
      </w:pPr>
      <w:r>
        <w:t xml:space="preserve">See the section: Basic Summary Statistics. </w:t>
      </w:r>
    </w:p>
  </w:comment>
  <w:comment w:id="89" w:author="Michael Mann" w:date="2016-07-06T11:52:00Z" w:initials="MM">
    <w:p w14:paraId="4251BAC1" w14:textId="77777777" w:rsidR="00016BE8" w:rsidRDefault="00016BE8" w:rsidP="00016BE8">
      <w:pPr>
        <w:pStyle w:val="CommentText"/>
      </w:pPr>
      <w:r>
        <w:rPr>
          <w:rStyle w:val="CommentReference"/>
        </w:rPr>
        <w:annotationRef/>
      </w:r>
      <w:r>
        <w:t>How do you aggregate? Is it the mean? Do you mix images that were taken at different points in time?</w:t>
      </w:r>
    </w:p>
    <w:p w14:paraId="56B34901" w14:textId="547655DA" w:rsidR="00016BE8" w:rsidRDefault="00016BE8" w:rsidP="00016BE8">
      <w:pPr>
        <w:pStyle w:val="CommentText"/>
      </w:pPr>
      <w:r>
        <w:t>Please explain a bit the aggregation process</w:t>
      </w:r>
    </w:p>
  </w:comment>
  <w:comment w:id="90" w:author="Michael Mann" w:date="2016-07-06T12:15:00Z" w:initials="MM">
    <w:p w14:paraId="06189237" w14:textId="3AF71634" w:rsidR="00044807" w:rsidRDefault="00044807">
      <w:pPr>
        <w:pStyle w:val="CommentText"/>
      </w:pPr>
      <w:r>
        <w:rPr>
          <w:rStyle w:val="CommentReference"/>
        </w:rPr>
        <w:annotationRef/>
      </w:r>
      <w:r>
        <w:t>See edits</w:t>
      </w:r>
    </w:p>
  </w:comment>
  <w:comment w:id="106" w:author="Michael Mann" w:date="2016-07-06T12:15:00Z" w:initials="MM">
    <w:p w14:paraId="40A73CF4" w14:textId="77777777" w:rsidR="00044807" w:rsidRDefault="00044807" w:rsidP="00044807">
      <w:pPr>
        <w:pStyle w:val="CommentText"/>
      </w:pPr>
      <w:r>
        <w:rPr>
          <w:rStyle w:val="CommentReference"/>
        </w:rPr>
        <w:annotationRef/>
      </w:r>
      <w:r>
        <w:t>How exactly this was estimated for each district:</w:t>
      </w:r>
    </w:p>
    <w:p w14:paraId="6ADA362D" w14:textId="77777777" w:rsidR="00044807" w:rsidRDefault="00044807" w:rsidP="00044807">
      <w:pPr>
        <w:pStyle w:val="CommentText"/>
      </w:pPr>
      <w:r>
        <w:t>Did you aggregate EVI per pixel at the district level first? Then for every growing season you have an observation every 8 days, and you have growing seasons from 2002 to 2016… then you put together all those observations for that particular district an computed the 5</w:t>
      </w:r>
      <w:r w:rsidRPr="00ED5CBB">
        <w:rPr>
          <w:vertAlign w:val="superscript"/>
        </w:rPr>
        <w:t>th</w:t>
      </w:r>
      <w:r>
        <w:t xml:space="preserve"> percentile?</w:t>
      </w:r>
    </w:p>
    <w:p w14:paraId="505D5EDF" w14:textId="77777777" w:rsidR="00044807" w:rsidRDefault="00044807" w:rsidP="00044807">
      <w:pPr>
        <w:pStyle w:val="CommentText"/>
      </w:pPr>
    </w:p>
    <w:p w14:paraId="08A81A32" w14:textId="0535E2F0" w:rsidR="00044807" w:rsidRDefault="00044807">
      <w:pPr>
        <w:pStyle w:val="CommentText"/>
      </w:pPr>
      <w:r>
        <w:t>Problem we have is that we would like the 5</w:t>
      </w:r>
      <w:r w:rsidRPr="00ED5CBB">
        <w:rPr>
          <w:vertAlign w:val="superscript"/>
        </w:rPr>
        <w:t>th</w:t>
      </w:r>
      <w:r>
        <w:t xml:space="preserve"> percentile for the AUC… but we only have 14 observations for that…</w:t>
      </w:r>
    </w:p>
  </w:comment>
  <w:comment w:id="107" w:author="Michael Mann" w:date="2016-07-06T12:15:00Z" w:initials="MM">
    <w:p w14:paraId="5A3BF860" w14:textId="77777777" w:rsidR="00044807" w:rsidRDefault="00044807">
      <w:pPr>
        <w:pStyle w:val="CommentText"/>
      </w:pPr>
      <w:r>
        <w:rPr>
          <w:rStyle w:val="CommentReference"/>
        </w:rPr>
        <w:annotationRef/>
      </w:r>
      <w:r>
        <w:t xml:space="preserve">See edits about 8 day </w:t>
      </w:r>
    </w:p>
    <w:p w14:paraId="29B7B8E6" w14:textId="77777777" w:rsidR="00044807" w:rsidRDefault="00044807">
      <w:pPr>
        <w:pStyle w:val="CommentText"/>
      </w:pPr>
    </w:p>
    <w:p w14:paraId="5E148FED" w14:textId="7356ED68" w:rsidR="006F6D5D" w:rsidRDefault="006F6D5D">
      <w:pPr>
        <w:pStyle w:val="CommentText"/>
      </w:pPr>
      <w:r>
        <w:t xml:space="preserve">Yes, if we want to use quantile estimates for annual statistics such as AUC the # of observations will be limited. We can however use bootstrapping to figure out the SE of quantile estimates if we want. </w:t>
      </w:r>
    </w:p>
    <w:p w14:paraId="083D1EAF" w14:textId="77777777" w:rsidR="00044807" w:rsidRDefault="00044807">
      <w:pPr>
        <w:pStyle w:val="CommentText"/>
      </w:pPr>
    </w:p>
    <w:p w14:paraId="68DEA517" w14:textId="7EE5E925" w:rsidR="006F6D5D" w:rsidRDefault="006F6D5D">
      <w:pPr>
        <w:pStyle w:val="CommentText"/>
      </w:pPr>
      <w:r>
        <w:t xml:space="preserve">This example is a bit different in that I did this calculation on all pixels rather than aggregating first. So all raster values were extracted to the district level (hundreds of pixels per district), and then the quantile is estimated from all these values. </w:t>
      </w:r>
    </w:p>
    <w:p w14:paraId="7F4FBC6B" w14:textId="49B46C9E" w:rsidR="00044807" w:rsidRDefault="00044807">
      <w:pPr>
        <w:pStyle w:val="CommentText"/>
      </w:pPr>
    </w:p>
  </w:comment>
  <w:comment w:id="112" w:author="Michael Mann" w:date="2016-07-06T12:34:00Z" w:initials="MM">
    <w:p w14:paraId="7C7EB84A" w14:textId="1B88510E" w:rsidR="006E3E55" w:rsidRDefault="006E3E55">
      <w:pPr>
        <w:pStyle w:val="CommentText"/>
      </w:pPr>
      <w:r>
        <w:rPr>
          <w:rStyle w:val="CommentReference"/>
        </w:rPr>
        <w:annotationRef/>
      </w:r>
      <w:r>
        <w:rPr>
          <w:rStyle w:val="CommentReference"/>
        </w:rPr>
        <w:t>A</w:t>
      </w:r>
      <w:r>
        <w:t>re you going to guide us through these functions and what is that they do?</w:t>
      </w:r>
    </w:p>
  </w:comment>
  <w:comment w:id="113" w:author="Michael Mann" w:date="2016-07-06T12:34:00Z" w:initials="MM">
    <w:p w14:paraId="579A4579" w14:textId="3A96D38D" w:rsidR="006E3E55" w:rsidRDefault="006E3E55">
      <w:pPr>
        <w:pStyle w:val="CommentText"/>
      </w:pPr>
      <w:r>
        <w:rPr>
          <w:rStyle w:val="CommentReference"/>
        </w:rPr>
        <w:annotationRef/>
      </w:r>
      <w:r>
        <w:t xml:space="preserve">Yes I am happy to walk you through my methods. Just let me know. </w:t>
      </w:r>
    </w:p>
  </w:comment>
  <w:comment w:id="114" w:author="Michael Mann" w:date="2016-07-06T12:35:00Z" w:initials="MM">
    <w:p w14:paraId="1816BCFF" w14:textId="77777777" w:rsidR="006E3E55" w:rsidRDefault="006E3E55" w:rsidP="006E3E55">
      <w:pPr>
        <w:pStyle w:val="CommentText"/>
      </w:pPr>
      <w:r>
        <w:rPr>
          <w:rStyle w:val="CommentReference"/>
        </w:rPr>
        <w:annotationRef/>
      </w:r>
      <w:r>
        <w:rPr>
          <w:rStyle w:val="CommentReference"/>
        </w:rPr>
        <w:annotationRef/>
      </w:r>
      <w:r>
        <w:t>How do you see this working? Do we request the type of data we need and you create the CSV files?</w:t>
      </w:r>
    </w:p>
    <w:p w14:paraId="60CC8D71" w14:textId="225AFFDE" w:rsidR="006E3E55" w:rsidRDefault="006E3E55">
      <w:pPr>
        <w:pStyle w:val="CommentText"/>
      </w:pPr>
    </w:p>
  </w:comment>
  <w:comment w:id="115" w:author="Michael Mann" w:date="2016-07-06T12:35:00Z" w:initials="MM">
    <w:p w14:paraId="3B5D31D8" w14:textId="25ECDEE1" w:rsidR="006E3E55" w:rsidRDefault="006E3E55">
      <w:pPr>
        <w:pStyle w:val="CommentText"/>
      </w:pPr>
      <w:r>
        <w:rPr>
          <w:rStyle w:val="CommentReference"/>
        </w:rPr>
        <w:annotationRef/>
      </w:r>
      <w:r>
        <w:t xml:space="preserve">Yes I think for now you will need to ask me for specific data and I can generate the files.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24447" w15:done="0"/>
  <w15:commentEx w15:paraId="5A7ACC79" w15:paraIdParent="71624447" w15:done="0"/>
  <w15:commentEx w15:paraId="737C0CF3" w15:done="0"/>
  <w15:commentEx w15:paraId="7909B0E6" w15:paraIdParent="737C0CF3" w15:done="0"/>
  <w15:commentEx w15:paraId="03D453AE" w15:done="0"/>
  <w15:commentEx w15:paraId="039AF1E3" w15:paraIdParent="03D453AE" w15:done="0"/>
  <w15:commentEx w15:paraId="6A3E435D" w15:done="0"/>
  <w15:commentEx w15:paraId="71AB45F0" w15:paraIdParent="6A3E435D" w15:done="0"/>
  <w15:commentEx w15:paraId="2C43A347" w15:done="0"/>
  <w15:commentEx w15:paraId="380E1E07" w15:paraIdParent="2C43A347" w15:done="0"/>
  <w15:commentEx w15:paraId="24BE0A8A" w15:done="0"/>
  <w15:commentEx w15:paraId="4317328D" w15:paraIdParent="24BE0A8A" w15:done="0"/>
  <w15:commentEx w15:paraId="2FE995E3" w15:done="0"/>
  <w15:commentEx w15:paraId="45C1A774" w15:paraIdParent="2FE995E3" w15:done="0"/>
  <w15:commentEx w15:paraId="498AE0DE" w15:done="0"/>
  <w15:commentEx w15:paraId="2F821F81" w15:paraIdParent="498AE0DE" w15:done="0"/>
  <w15:commentEx w15:paraId="13A52398" w15:done="0"/>
  <w15:commentEx w15:paraId="305E430F" w15:paraIdParent="13A52398" w15:done="0"/>
  <w15:commentEx w15:paraId="56B34901" w15:done="0"/>
  <w15:commentEx w15:paraId="06189237" w15:paraIdParent="56B34901" w15:done="0"/>
  <w15:commentEx w15:paraId="08A81A32" w15:done="0"/>
  <w15:commentEx w15:paraId="7F4FBC6B" w15:paraIdParent="08A81A32" w15:done="0"/>
  <w15:commentEx w15:paraId="7C7EB84A" w15:done="0"/>
  <w15:commentEx w15:paraId="579A4579" w15:paraIdParent="7C7EB84A" w15:done="0"/>
  <w15:commentEx w15:paraId="60CC8D71" w15:done="0"/>
  <w15:commentEx w15:paraId="3B5D31D8" w15:paraIdParent="60CC8D7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1B804" w14:textId="77777777" w:rsidR="00FB75E9" w:rsidRDefault="00FB75E9" w:rsidP="009501FD">
      <w:pPr>
        <w:spacing w:after="0" w:line="240" w:lineRule="auto"/>
      </w:pPr>
      <w:r>
        <w:separator/>
      </w:r>
    </w:p>
  </w:endnote>
  <w:endnote w:type="continuationSeparator" w:id="0">
    <w:p w14:paraId="3A8F065C" w14:textId="77777777" w:rsidR="00FB75E9" w:rsidRDefault="00FB75E9" w:rsidP="009501FD">
      <w:pPr>
        <w:spacing w:after="0" w:line="240" w:lineRule="auto"/>
      </w:pPr>
      <w:r>
        <w:continuationSeparator/>
      </w:r>
    </w:p>
  </w:endnote>
  <w:endnote w:type="continuationNotice" w:id="1">
    <w:p w14:paraId="755C15BD" w14:textId="77777777" w:rsidR="00FB75E9" w:rsidRDefault="00FB75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NimbusRomNo9L-Regu">
    <w:panose1 w:val="00000000000000000000"/>
    <w:charset w:val="00"/>
    <w:family w:val="swiss"/>
    <w:notTrueType/>
    <w:pitch w:val="default"/>
    <w:sig w:usb0="00000003" w:usb1="00000000" w:usb2="00000000" w:usb3="00000000" w:csb0="00000001" w:csb1="00000000"/>
  </w:font>
  <w:font w:name="Giovanni-Book">
    <w:panose1 w:val="00000000000000000000"/>
    <w:charset w:val="00"/>
    <w:family w:val="roman"/>
    <w:notTrueType/>
    <w:pitch w:val="default"/>
    <w:sig w:usb0="00000003" w:usb1="00000000" w:usb2="00000000" w:usb3="00000000" w:csb0="00000001" w:csb1="00000000"/>
  </w:font>
  <w:font w:name="ACaslon-Regular">
    <w:panose1 w:val="00000000000000000000"/>
    <w:charset w:val="00"/>
    <w:family w:val="roman"/>
    <w:notTrueType/>
    <w:pitch w:val="default"/>
    <w:sig w:usb0="00000003" w:usb1="00000000" w:usb2="00000000" w:usb3="00000000" w:csb0="00000001" w:csb1="00000000"/>
  </w:font>
  <w:font w:name="NimbusRomNo9L-Med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89941" w14:textId="77777777" w:rsidR="00FB75E9" w:rsidRDefault="00FB7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3955D" w14:textId="77777777" w:rsidR="00FB75E9" w:rsidRDefault="00FB75E9" w:rsidP="009501FD">
      <w:pPr>
        <w:spacing w:after="0" w:line="240" w:lineRule="auto"/>
      </w:pPr>
      <w:r>
        <w:separator/>
      </w:r>
    </w:p>
  </w:footnote>
  <w:footnote w:type="continuationSeparator" w:id="0">
    <w:p w14:paraId="783AD1EF" w14:textId="77777777" w:rsidR="00FB75E9" w:rsidRDefault="00FB75E9" w:rsidP="009501FD">
      <w:pPr>
        <w:spacing w:after="0" w:line="240" w:lineRule="auto"/>
      </w:pPr>
      <w:r>
        <w:continuationSeparator/>
      </w:r>
    </w:p>
  </w:footnote>
  <w:footnote w:type="continuationNotice" w:id="1">
    <w:p w14:paraId="78FDCA4F" w14:textId="77777777" w:rsidR="00FB75E9" w:rsidRDefault="00FB75E9">
      <w:pPr>
        <w:spacing w:after="0" w:line="240" w:lineRule="auto"/>
      </w:pPr>
    </w:p>
  </w:footnote>
  <w:footnote w:id="2">
    <w:p w14:paraId="644684AB" w14:textId="5E2BAD06" w:rsidR="00921F7E" w:rsidRDefault="00921F7E" w:rsidP="00921F7E">
      <w:pPr>
        <w:pStyle w:val="FootnoteText"/>
        <w:rPr>
          <w:ins w:id="5" w:author="Michael Mann [2]" w:date="2016-07-06T17:13:00Z"/>
        </w:rPr>
      </w:pPr>
      <w:ins w:id="6" w:author="Michael Mann [2]" w:date="2016-07-06T17:13:00Z">
        <w:r>
          <w:rPr>
            <w:rStyle w:val="FootnoteReference"/>
          </w:rPr>
          <w:footnoteRef/>
        </w:r>
        <w:r>
          <w:t xml:space="preserve"> </w:t>
        </w:r>
        <w:r w:rsidRPr="00921F7E">
          <w:rPr>
            <w:sz w:val="20"/>
            <w:szCs w:val="20"/>
          </w:rPr>
          <w:t xml:space="preserve">AVHRR channels are effectively ‘broader’ picking up larger portion of the red, green, blue, near-infrared therefore making comparison </w:t>
        </w:r>
      </w:ins>
      <w:ins w:id="7" w:author="Michael Mann [2]" w:date="2016-07-06T17:14:00Z">
        <w:r>
          <w:rPr>
            <w:sz w:val="20"/>
            <w:szCs w:val="20"/>
          </w:rPr>
          <w:t xml:space="preserve">somewhat </w:t>
        </w:r>
      </w:ins>
      <w:ins w:id="8" w:author="Michael Mann [2]" w:date="2016-07-06T17:13:00Z">
        <w:r w:rsidRPr="00921F7E">
          <w:rPr>
            <w:sz w:val="20"/>
            <w:szCs w:val="20"/>
          </w:rPr>
          <w:t>difficult and AVHRR data more sensitive to poor atmospheric conditions.</w:t>
        </w:r>
        <w:r>
          <w:t xml:space="preserve">  </w:t>
        </w:r>
      </w:ins>
    </w:p>
  </w:footnote>
  <w:footnote w:id="3">
    <w:p w14:paraId="1DCFBBB8" w14:textId="192D2D26" w:rsidR="00FB75E9" w:rsidRPr="00E51A64" w:rsidRDefault="00FB75E9">
      <w:pPr>
        <w:pStyle w:val="FootnoteText"/>
        <w:rPr>
          <w:sz w:val="20"/>
          <w:szCs w:val="20"/>
        </w:rPr>
      </w:pPr>
      <w:r w:rsidRPr="00E51A64">
        <w:rPr>
          <w:rStyle w:val="FootnoteReference"/>
          <w:sz w:val="20"/>
          <w:szCs w:val="20"/>
        </w:rPr>
        <w:footnoteRef/>
      </w:r>
      <w:r w:rsidRPr="00E51A64">
        <w:rPr>
          <w:sz w:val="20"/>
          <w:szCs w:val="20"/>
        </w:rPr>
        <w:t xml:space="preserve"> When summarizing raster values for an area of interest (polygon), statistics can be run on a pixel by pixel basis, or the function can be run on the mean values of EVI (NDVI) for the polygon</w:t>
      </w:r>
    </w:p>
  </w:footnote>
  <w:footnote w:id="4">
    <w:p w14:paraId="63E33ED4" w14:textId="1A500615" w:rsidR="00FB75E9" w:rsidRDefault="00FB75E9">
      <w:pPr>
        <w:pStyle w:val="FootnoteText"/>
      </w:pPr>
      <w:r w:rsidRPr="00E51A64">
        <w:rPr>
          <w:rStyle w:val="FootnoteReference"/>
          <w:sz w:val="20"/>
          <w:szCs w:val="20"/>
        </w:rPr>
        <w:footnoteRef/>
      </w:r>
      <w:r w:rsidRPr="00E51A64">
        <w:rPr>
          <w:sz w:val="20"/>
          <w:szCs w:val="20"/>
        </w:rPr>
        <w:t xml:space="preserve"> In the case of a tie the function chooses the first instance of the maxima for the max date. Ties separated by a single lower value, the middle value between the two instances of the maxima is chosen. Ties separated by two lower values, the middle left value is chosen.</w:t>
      </w:r>
      <w:r>
        <w:t xml:space="preserve"> </w:t>
      </w:r>
    </w:p>
  </w:footnote>
  <w:footnote w:id="5">
    <w:p w14:paraId="05125301" w14:textId="1EC25FCC" w:rsidR="00FB75E9" w:rsidRPr="0057548D" w:rsidRDefault="00FB75E9" w:rsidP="0057548D">
      <w:pPr>
        <w:jc w:val="left"/>
        <w:rPr>
          <w:sz w:val="20"/>
          <w:szCs w:val="20"/>
        </w:rPr>
      </w:pPr>
      <w:r w:rsidRPr="0057548D">
        <w:rPr>
          <w:rStyle w:val="FootnoteReference"/>
          <w:sz w:val="20"/>
          <w:szCs w:val="20"/>
        </w:rPr>
        <w:footnoteRef/>
      </w:r>
      <w:r w:rsidRPr="0057548D">
        <w:rPr>
          <w:sz w:val="20"/>
          <w:szCs w:val="20"/>
        </w:rPr>
        <w:t xml:space="preserve"> This is the same as taking the integral of the EVI (NDVI) curve. By default integrals are estimated using the traditional trapezoidal method, except for the variable EVI_growing_AUC_v2 which is estimated using the spline method. </w:t>
      </w:r>
    </w:p>
    <w:p w14:paraId="069064CC" w14:textId="06604729" w:rsidR="00FB75E9" w:rsidRPr="0057548D" w:rsidRDefault="00FB75E9">
      <w:pPr>
        <w:pStyle w:val="FootnoteText"/>
        <w:rPr>
          <w:sz w:val="20"/>
          <w:szCs w:val="20"/>
        </w:rPr>
      </w:pPr>
    </w:p>
  </w:footnote>
  <w:footnote w:id="6">
    <w:p w14:paraId="52A6EB64" w14:textId="77777777" w:rsidR="0026429E" w:rsidRPr="00FF1C1C" w:rsidRDefault="0026429E" w:rsidP="0026429E">
      <w:pPr>
        <w:pStyle w:val="FootnoteText"/>
        <w:rPr>
          <w:ins w:id="27" w:author="Michael Mann" w:date="2016-07-06T11:20:00Z"/>
          <w:sz w:val="20"/>
          <w:szCs w:val="20"/>
        </w:rPr>
      </w:pPr>
      <w:r w:rsidRPr="00FF1C1C">
        <w:rPr>
          <w:rStyle w:val="FootnoteReference"/>
          <w:sz w:val="20"/>
          <w:szCs w:val="20"/>
        </w:rPr>
        <w:footnoteRef/>
      </w:r>
      <w:r w:rsidRPr="00FF1C1C">
        <w:rPr>
          <w:sz w:val="20"/>
          <w:szCs w:val="20"/>
        </w:rPr>
        <w:t xml:space="preserve"> Composite images compile data over a fixe</w:t>
      </w:r>
      <w:r>
        <w:rPr>
          <w:sz w:val="20"/>
          <w:szCs w:val="20"/>
        </w:rPr>
        <w:t>d number of days (typically</w:t>
      </w:r>
      <w:r w:rsidRPr="00FF1C1C">
        <w:rPr>
          <w:sz w:val="20"/>
          <w:szCs w:val="20"/>
        </w:rPr>
        <w:t xml:space="preserve"> 16 days) to create cloud-free images representative of that period. </w:t>
      </w:r>
    </w:p>
  </w:footnote>
  <w:footnote w:id="7">
    <w:p w14:paraId="68A1480C" w14:textId="085873F1" w:rsidR="0026429E" w:rsidRPr="003178BB" w:rsidRDefault="0026429E" w:rsidP="0026429E">
      <w:pPr>
        <w:pStyle w:val="FootnoteText"/>
        <w:rPr>
          <w:sz w:val="20"/>
          <w:szCs w:val="20"/>
        </w:rPr>
      </w:pPr>
      <w:ins w:id="38" w:author="Michael Mann" w:date="2016-07-06T11:22:00Z">
        <w:r w:rsidRPr="003178BB">
          <w:rPr>
            <w:rStyle w:val="FootnoteReference"/>
            <w:sz w:val="20"/>
            <w:szCs w:val="20"/>
          </w:rPr>
          <w:footnoteRef/>
        </w:r>
        <w:r w:rsidRPr="003178BB">
          <w:rPr>
            <w:sz w:val="20"/>
            <w:szCs w:val="20"/>
          </w:rPr>
          <w:t xml:space="preserve"> Smoothing s</w:t>
        </w:r>
        <w:r>
          <w:rPr>
            <w:sz w:val="20"/>
            <w:szCs w:val="20"/>
          </w:rPr>
          <w:t xml:space="preserve">plines can be used to </w:t>
        </w:r>
      </w:ins>
      <w:ins w:id="39" w:author="Michael Mann" w:date="2016-07-06T11:23:00Z">
        <w:r>
          <w:rPr>
            <w:sz w:val="20"/>
            <w:szCs w:val="20"/>
          </w:rPr>
          <w:t>interpolate</w:t>
        </w:r>
      </w:ins>
      <w:ins w:id="40" w:author="Michael Mann" w:date="2016-07-06T11:22:00Z">
        <w:r>
          <w:rPr>
            <w:sz w:val="20"/>
            <w:szCs w:val="20"/>
          </w:rPr>
          <w:t xml:space="preserve"> observations of EVI </w:t>
        </w:r>
      </w:ins>
      <w:ins w:id="41" w:author="Michael Mann [2]" w:date="2016-07-06T17:18:00Z">
        <w:r w:rsidR="00921F7E">
          <w:rPr>
            <w:sz w:val="20"/>
            <w:szCs w:val="20"/>
          </w:rPr>
          <w:t xml:space="preserve">(NDVI) </w:t>
        </w:r>
      </w:ins>
      <w:ins w:id="42" w:author="Michael Mann" w:date="2016-07-06T11:22:00Z">
        <w:r>
          <w:rPr>
            <w:sz w:val="20"/>
            <w:szCs w:val="20"/>
          </w:rPr>
          <w:t xml:space="preserve">on a fixed </w:t>
        </w:r>
      </w:ins>
      <w:ins w:id="43" w:author="Michael Mann [2]" w:date="2016-07-06T17:20:00Z">
        <w:r w:rsidR="000D2EE7">
          <w:rPr>
            <w:sz w:val="20"/>
            <w:szCs w:val="20"/>
          </w:rPr>
          <w:t>8-day</w:t>
        </w:r>
      </w:ins>
      <w:ins w:id="44" w:author="Michael Mann" w:date="2016-07-06T11:22:00Z">
        <w:r>
          <w:rPr>
            <w:sz w:val="20"/>
            <w:szCs w:val="20"/>
          </w:rPr>
          <w:t xml:space="preserve"> calendar</w:t>
        </w:r>
      </w:ins>
      <w:ins w:id="45" w:author="Michael Mann" w:date="2016-07-06T11:32:00Z">
        <w:r w:rsidR="00376A61">
          <w:rPr>
            <w:sz w:val="20"/>
            <w:szCs w:val="20"/>
          </w:rPr>
          <w:t xml:space="preserve"> or used to minimize the effects of outliers.</w:t>
        </w:r>
      </w:ins>
      <w:ins w:id="46" w:author="Michael Mann" w:date="2016-07-06T11:23:00Z">
        <w:r w:rsidR="00376A61">
          <w:rPr>
            <w:sz w:val="20"/>
            <w:szCs w:val="20"/>
          </w:rPr>
          <w:t xml:space="preserve"> H</w:t>
        </w:r>
        <w:r>
          <w:rPr>
            <w:sz w:val="20"/>
            <w:szCs w:val="20"/>
          </w:rPr>
          <w:t>owever</w:t>
        </w:r>
      </w:ins>
      <w:ins w:id="47" w:author="Michael Mann" w:date="2016-07-06T11:32:00Z">
        <w:r w:rsidR="00376A61">
          <w:rPr>
            <w:sz w:val="20"/>
            <w:szCs w:val="20"/>
          </w:rPr>
          <w:t>,</w:t>
        </w:r>
      </w:ins>
      <w:ins w:id="48" w:author="Michael Mann" w:date="2016-07-06T11:23:00Z">
        <w:r>
          <w:rPr>
            <w:sz w:val="20"/>
            <w:szCs w:val="20"/>
          </w:rPr>
          <w:t xml:space="preserve"> smoothing splines </w:t>
        </w:r>
      </w:ins>
      <w:ins w:id="49" w:author="Michael Mann [2]" w:date="2016-07-06T17:18:00Z">
        <w:r w:rsidR="00921F7E">
          <w:rPr>
            <w:sz w:val="20"/>
            <w:szCs w:val="20"/>
          </w:rPr>
          <w:t xml:space="preserve">can </w:t>
        </w:r>
      </w:ins>
      <w:ins w:id="50" w:author="Michael Mann" w:date="2016-07-06T11:23:00Z">
        <w:r>
          <w:rPr>
            <w:sz w:val="20"/>
            <w:szCs w:val="20"/>
          </w:rPr>
          <w:t>rem</w:t>
        </w:r>
        <w:r w:rsidR="00376A61">
          <w:rPr>
            <w:sz w:val="20"/>
            <w:szCs w:val="20"/>
          </w:rPr>
          <w:t xml:space="preserve">ove a great deal of </w:t>
        </w:r>
      </w:ins>
      <w:ins w:id="51" w:author="Michael Mann" w:date="2016-07-06T11:32:00Z">
        <w:r w:rsidR="00376A61">
          <w:rPr>
            <w:sz w:val="20"/>
            <w:szCs w:val="20"/>
          </w:rPr>
          <w:t>variability</w:t>
        </w:r>
      </w:ins>
      <w:ins w:id="52" w:author="Michael Mann" w:date="2016-07-06T11:23:00Z">
        <w:r w:rsidR="00376A61">
          <w:rPr>
            <w:sz w:val="20"/>
            <w:szCs w:val="20"/>
          </w:rPr>
          <w:t xml:space="preserve"> and may undermine the predictive power of the EVI time signature.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EA861" w14:textId="77777777" w:rsidR="00FB75E9" w:rsidRDefault="00FB7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61F5D"/>
    <w:multiLevelType w:val="hybridMultilevel"/>
    <w:tmpl w:val="B808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5D64"/>
    <w:multiLevelType w:val="hybridMultilevel"/>
    <w:tmpl w:val="40E01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15024D"/>
    <w:multiLevelType w:val="hybridMultilevel"/>
    <w:tmpl w:val="D54E9BE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831BAD"/>
    <w:multiLevelType w:val="hybridMultilevel"/>
    <w:tmpl w:val="DD88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35197D"/>
    <w:multiLevelType w:val="hybridMultilevel"/>
    <w:tmpl w:val="E9D04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945157"/>
    <w:multiLevelType w:val="hybridMultilevel"/>
    <w:tmpl w:val="96C46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35CF6"/>
    <w:multiLevelType w:val="hybridMultilevel"/>
    <w:tmpl w:val="256E2FDE"/>
    <w:lvl w:ilvl="0" w:tplc="B0846E80">
      <w:start w:val="1"/>
      <w:numFmt w:val="decimal"/>
      <w:lvlText w:val="%1."/>
      <w:lvlJc w:val="left"/>
      <w:pPr>
        <w:tabs>
          <w:tab w:val="num" w:pos="720"/>
        </w:tabs>
        <w:ind w:left="720" w:hanging="360"/>
      </w:pPr>
    </w:lvl>
    <w:lvl w:ilvl="1" w:tplc="C778F580" w:tentative="1">
      <w:start w:val="1"/>
      <w:numFmt w:val="decimal"/>
      <w:lvlText w:val="%2."/>
      <w:lvlJc w:val="left"/>
      <w:pPr>
        <w:tabs>
          <w:tab w:val="num" w:pos="1440"/>
        </w:tabs>
        <w:ind w:left="1440" w:hanging="360"/>
      </w:pPr>
    </w:lvl>
    <w:lvl w:ilvl="2" w:tplc="C77210F8" w:tentative="1">
      <w:start w:val="1"/>
      <w:numFmt w:val="decimal"/>
      <w:lvlText w:val="%3."/>
      <w:lvlJc w:val="left"/>
      <w:pPr>
        <w:tabs>
          <w:tab w:val="num" w:pos="2160"/>
        </w:tabs>
        <w:ind w:left="2160" w:hanging="360"/>
      </w:pPr>
    </w:lvl>
    <w:lvl w:ilvl="3" w:tplc="4C6AEC68" w:tentative="1">
      <w:start w:val="1"/>
      <w:numFmt w:val="decimal"/>
      <w:lvlText w:val="%4."/>
      <w:lvlJc w:val="left"/>
      <w:pPr>
        <w:tabs>
          <w:tab w:val="num" w:pos="2880"/>
        </w:tabs>
        <w:ind w:left="2880" w:hanging="360"/>
      </w:pPr>
    </w:lvl>
    <w:lvl w:ilvl="4" w:tplc="0958C924" w:tentative="1">
      <w:start w:val="1"/>
      <w:numFmt w:val="decimal"/>
      <w:lvlText w:val="%5."/>
      <w:lvlJc w:val="left"/>
      <w:pPr>
        <w:tabs>
          <w:tab w:val="num" w:pos="3600"/>
        </w:tabs>
        <w:ind w:left="3600" w:hanging="360"/>
      </w:pPr>
    </w:lvl>
    <w:lvl w:ilvl="5" w:tplc="E0D85878" w:tentative="1">
      <w:start w:val="1"/>
      <w:numFmt w:val="decimal"/>
      <w:lvlText w:val="%6."/>
      <w:lvlJc w:val="left"/>
      <w:pPr>
        <w:tabs>
          <w:tab w:val="num" w:pos="4320"/>
        </w:tabs>
        <w:ind w:left="4320" w:hanging="360"/>
      </w:pPr>
    </w:lvl>
    <w:lvl w:ilvl="6" w:tplc="4A7A9F9A" w:tentative="1">
      <w:start w:val="1"/>
      <w:numFmt w:val="decimal"/>
      <w:lvlText w:val="%7."/>
      <w:lvlJc w:val="left"/>
      <w:pPr>
        <w:tabs>
          <w:tab w:val="num" w:pos="5040"/>
        </w:tabs>
        <w:ind w:left="5040" w:hanging="360"/>
      </w:pPr>
    </w:lvl>
    <w:lvl w:ilvl="7" w:tplc="4014AC46" w:tentative="1">
      <w:start w:val="1"/>
      <w:numFmt w:val="decimal"/>
      <w:lvlText w:val="%8."/>
      <w:lvlJc w:val="left"/>
      <w:pPr>
        <w:tabs>
          <w:tab w:val="num" w:pos="5760"/>
        </w:tabs>
        <w:ind w:left="5760" w:hanging="360"/>
      </w:pPr>
    </w:lvl>
    <w:lvl w:ilvl="8" w:tplc="636824C0" w:tentative="1">
      <w:start w:val="1"/>
      <w:numFmt w:val="decimal"/>
      <w:lvlText w:val="%9."/>
      <w:lvlJc w:val="left"/>
      <w:pPr>
        <w:tabs>
          <w:tab w:val="num" w:pos="6480"/>
        </w:tabs>
        <w:ind w:left="6480" w:hanging="360"/>
      </w:pPr>
    </w:lvl>
  </w:abstractNum>
  <w:abstractNum w:abstractNumId="7" w15:restartNumberingAfterBreak="0">
    <w:nsid w:val="79D24E6F"/>
    <w:multiLevelType w:val="hybridMultilevel"/>
    <w:tmpl w:val="C0145A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0"/>
  </w:num>
  <w:num w:numId="5">
    <w:abstractNumId w:val="4"/>
  </w:num>
  <w:num w:numId="6">
    <w:abstractNumId w:val="5"/>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Mann [2]">
    <w15:presenceInfo w15:providerId="Windows Live" w15:userId="28037ae27cc80416"/>
  </w15:person>
  <w15:person w15:author="Michael Mann">
    <w15:presenceInfo w15:providerId="AD" w15:userId="S-1-5-21-1636126146-3873782714-193920358-9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D7F"/>
    <w:rsid w:val="00002AAF"/>
    <w:rsid w:val="00015D32"/>
    <w:rsid w:val="00016BE8"/>
    <w:rsid w:val="0002580E"/>
    <w:rsid w:val="00043540"/>
    <w:rsid w:val="00044807"/>
    <w:rsid w:val="00087B27"/>
    <w:rsid w:val="000A52BD"/>
    <w:rsid w:val="000A6A8E"/>
    <w:rsid w:val="000C60F9"/>
    <w:rsid w:val="000D045C"/>
    <w:rsid w:val="000D2EE7"/>
    <w:rsid w:val="000D4196"/>
    <w:rsid w:val="00134FB5"/>
    <w:rsid w:val="0016420B"/>
    <w:rsid w:val="00172BFE"/>
    <w:rsid w:val="001865BF"/>
    <w:rsid w:val="00187662"/>
    <w:rsid w:val="001A67FD"/>
    <w:rsid w:val="001B3B14"/>
    <w:rsid w:val="001B71D1"/>
    <w:rsid w:val="001C6EC7"/>
    <w:rsid w:val="001D2A5B"/>
    <w:rsid w:val="001E47C3"/>
    <w:rsid w:val="0021014C"/>
    <w:rsid w:val="00237145"/>
    <w:rsid w:val="0026429E"/>
    <w:rsid w:val="00283F9E"/>
    <w:rsid w:val="00295A37"/>
    <w:rsid w:val="002A6207"/>
    <w:rsid w:val="002B276F"/>
    <w:rsid w:val="002B295B"/>
    <w:rsid w:val="002C1F1A"/>
    <w:rsid w:val="0030169C"/>
    <w:rsid w:val="003178BB"/>
    <w:rsid w:val="00324D10"/>
    <w:rsid w:val="00373B10"/>
    <w:rsid w:val="00376A61"/>
    <w:rsid w:val="00391DCC"/>
    <w:rsid w:val="003A32A7"/>
    <w:rsid w:val="003B5EDA"/>
    <w:rsid w:val="003B6D7F"/>
    <w:rsid w:val="003D1614"/>
    <w:rsid w:val="003D4C6D"/>
    <w:rsid w:val="0041780C"/>
    <w:rsid w:val="00456114"/>
    <w:rsid w:val="00456EF0"/>
    <w:rsid w:val="00462F2E"/>
    <w:rsid w:val="0046514B"/>
    <w:rsid w:val="00473E46"/>
    <w:rsid w:val="00493134"/>
    <w:rsid w:val="004A540E"/>
    <w:rsid w:val="004B126C"/>
    <w:rsid w:val="004B65BD"/>
    <w:rsid w:val="004E46C7"/>
    <w:rsid w:val="00505E86"/>
    <w:rsid w:val="00507D7F"/>
    <w:rsid w:val="00521915"/>
    <w:rsid w:val="00552879"/>
    <w:rsid w:val="0055399F"/>
    <w:rsid w:val="005616A7"/>
    <w:rsid w:val="0057548D"/>
    <w:rsid w:val="00593129"/>
    <w:rsid w:val="005A2372"/>
    <w:rsid w:val="005B62ED"/>
    <w:rsid w:val="005C4821"/>
    <w:rsid w:val="005E07DE"/>
    <w:rsid w:val="00600BFD"/>
    <w:rsid w:val="00604304"/>
    <w:rsid w:val="00606E1D"/>
    <w:rsid w:val="00611B36"/>
    <w:rsid w:val="00621D8D"/>
    <w:rsid w:val="0063310E"/>
    <w:rsid w:val="00637028"/>
    <w:rsid w:val="006726B7"/>
    <w:rsid w:val="00675BD4"/>
    <w:rsid w:val="00692A9D"/>
    <w:rsid w:val="00695F27"/>
    <w:rsid w:val="006B4D0E"/>
    <w:rsid w:val="006C584E"/>
    <w:rsid w:val="006D48A9"/>
    <w:rsid w:val="006D56A9"/>
    <w:rsid w:val="006E1E0A"/>
    <w:rsid w:val="006E3E55"/>
    <w:rsid w:val="006E7490"/>
    <w:rsid w:val="006F6D5D"/>
    <w:rsid w:val="00736E86"/>
    <w:rsid w:val="00737131"/>
    <w:rsid w:val="00743DF5"/>
    <w:rsid w:val="00745945"/>
    <w:rsid w:val="007604CC"/>
    <w:rsid w:val="007836B0"/>
    <w:rsid w:val="007A3BF6"/>
    <w:rsid w:val="007B0AAD"/>
    <w:rsid w:val="007B46BF"/>
    <w:rsid w:val="007C09D4"/>
    <w:rsid w:val="007C46CB"/>
    <w:rsid w:val="007D08E6"/>
    <w:rsid w:val="007D3175"/>
    <w:rsid w:val="008017A3"/>
    <w:rsid w:val="00803ABA"/>
    <w:rsid w:val="00807A58"/>
    <w:rsid w:val="00815B6A"/>
    <w:rsid w:val="00857BF3"/>
    <w:rsid w:val="0087574A"/>
    <w:rsid w:val="0087594B"/>
    <w:rsid w:val="008C39D4"/>
    <w:rsid w:val="008D67BE"/>
    <w:rsid w:val="008E1D28"/>
    <w:rsid w:val="00914A0D"/>
    <w:rsid w:val="00921F7E"/>
    <w:rsid w:val="0094177F"/>
    <w:rsid w:val="00942981"/>
    <w:rsid w:val="009501FD"/>
    <w:rsid w:val="009716B6"/>
    <w:rsid w:val="00972156"/>
    <w:rsid w:val="00981317"/>
    <w:rsid w:val="00983211"/>
    <w:rsid w:val="00986CFA"/>
    <w:rsid w:val="009956D4"/>
    <w:rsid w:val="009C6781"/>
    <w:rsid w:val="009D1D6D"/>
    <w:rsid w:val="009E614D"/>
    <w:rsid w:val="00A01571"/>
    <w:rsid w:val="00A17A3C"/>
    <w:rsid w:val="00A242E6"/>
    <w:rsid w:val="00A3076D"/>
    <w:rsid w:val="00A475E4"/>
    <w:rsid w:val="00A767B1"/>
    <w:rsid w:val="00A90441"/>
    <w:rsid w:val="00AB116F"/>
    <w:rsid w:val="00AB1AF7"/>
    <w:rsid w:val="00AE587B"/>
    <w:rsid w:val="00B1164C"/>
    <w:rsid w:val="00B14393"/>
    <w:rsid w:val="00B2162E"/>
    <w:rsid w:val="00B344F4"/>
    <w:rsid w:val="00B379AD"/>
    <w:rsid w:val="00B4258B"/>
    <w:rsid w:val="00B44C40"/>
    <w:rsid w:val="00B576F4"/>
    <w:rsid w:val="00B66DE1"/>
    <w:rsid w:val="00B70F69"/>
    <w:rsid w:val="00B94AD2"/>
    <w:rsid w:val="00BB3766"/>
    <w:rsid w:val="00BD0CA3"/>
    <w:rsid w:val="00BD4580"/>
    <w:rsid w:val="00BD5310"/>
    <w:rsid w:val="00BD7753"/>
    <w:rsid w:val="00BF0DF7"/>
    <w:rsid w:val="00C0774F"/>
    <w:rsid w:val="00C25830"/>
    <w:rsid w:val="00C42EA9"/>
    <w:rsid w:val="00C556AB"/>
    <w:rsid w:val="00C55DB5"/>
    <w:rsid w:val="00C91CE3"/>
    <w:rsid w:val="00C93F35"/>
    <w:rsid w:val="00C97E47"/>
    <w:rsid w:val="00CA770B"/>
    <w:rsid w:val="00CD253A"/>
    <w:rsid w:val="00CD64E7"/>
    <w:rsid w:val="00CE0229"/>
    <w:rsid w:val="00CF1A6D"/>
    <w:rsid w:val="00CF3353"/>
    <w:rsid w:val="00CF6AE2"/>
    <w:rsid w:val="00D16137"/>
    <w:rsid w:val="00D35DDE"/>
    <w:rsid w:val="00D402EF"/>
    <w:rsid w:val="00D55239"/>
    <w:rsid w:val="00D56E78"/>
    <w:rsid w:val="00D8049E"/>
    <w:rsid w:val="00D84F93"/>
    <w:rsid w:val="00D86A38"/>
    <w:rsid w:val="00DC0780"/>
    <w:rsid w:val="00DC5D93"/>
    <w:rsid w:val="00DC79B7"/>
    <w:rsid w:val="00DD1A2E"/>
    <w:rsid w:val="00DE7FE0"/>
    <w:rsid w:val="00E02CCC"/>
    <w:rsid w:val="00E05A80"/>
    <w:rsid w:val="00E51A64"/>
    <w:rsid w:val="00E86D29"/>
    <w:rsid w:val="00E917E5"/>
    <w:rsid w:val="00ED6492"/>
    <w:rsid w:val="00F00639"/>
    <w:rsid w:val="00F147F9"/>
    <w:rsid w:val="00F257DD"/>
    <w:rsid w:val="00F652BF"/>
    <w:rsid w:val="00F8258E"/>
    <w:rsid w:val="00F911BD"/>
    <w:rsid w:val="00F9228C"/>
    <w:rsid w:val="00FB75E9"/>
    <w:rsid w:val="00FB7F55"/>
    <w:rsid w:val="00FC06CF"/>
    <w:rsid w:val="00FD5CE1"/>
    <w:rsid w:val="00FE4EDE"/>
    <w:rsid w:val="00FF3D3F"/>
    <w:rsid w:val="00FF7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EF2E"/>
  <w15:chartTrackingRefBased/>
  <w15:docId w15:val="{89677193-7493-4F14-94CD-BE691C31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344F4"/>
    <w:pPr>
      <w:jc w:val="both"/>
    </w:pPr>
  </w:style>
  <w:style w:type="paragraph" w:styleId="Heading1">
    <w:name w:val="heading 1"/>
    <w:basedOn w:val="Normal"/>
    <w:next w:val="Normal"/>
    <w:link w:val="Heading1Char"/>
    <w:uiPriority w:val="9"/>
    <w:qFormat/>
    <w:rsid w:val="00D8049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8049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8049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8049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8049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8049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8049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8049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8049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49E"/>
    <w:rPr>
      <w:rFonts w:asciiTheme="majorHAnsi" w:eastAsiaTheme="majorEastAsia" w:hAnsiTheme="majorHAnsi" w:cstheme="majorBidi"/>
      <w:caps/>
      <w:sz w:val="36"/>
      <w:szCs w:val="36"/>
    </w:rPr>
  </w:style>
  <w:style w:type="paragraph" w:styleId="ListParagraph">
    <w:name w:val="List Paragraph"/>
    <w:basedOn w:val="Normal"/>
    <w:uiPriority w:val="34"/>
    <w:qFormat/>
    <w:rsid w:val="000C60F9"/>
    <w:pPr>
      <w:ind w:left="720"/>
      <w:contextualSpacing/>
    </w:pPr>
  </w:style>
  <w:style w:type="paragraph" w:styleId="Title">
    <w:name w:val="Title"/>
    <w:basedOn w:val="Normal"/>
    <w:next w:val="Normal"/>
    <w:link w:val="TitleChar"/>
    <w:uiPriority w:val="10"/>
    <w:qFormat/>
    <w:rsid w:val="00FB7F55"/>
    <w:pPr>
      <w:spacing w:after="0" w:line="240" w:lineRule="auto"/>
      <w:contextualSpacing/>
    </w:pPr>
    <w:rPr>
      <w:rFonts w:asciiTheme="majorHAnsi" w:eastAsiaTheme="majorEastAsia" w:hAnsiTheme="majorHAnsi" w:cstheme="majorBidi"/>
      <w:caps/>
      <w:color w:val="404040" w:themeColor="text1" w:themeTint="BF"/>
      <w:spacing w:val="-10"/>
      <w:sz w:val="40"/>
      <w:szCs w:val="72"/>
    </w:rPr>
  </w:style>
  <w:style w:type="character" w:customStyle="1" w:styleId="TitleChar">
    <w:name w:val="Title Char"/>
    <w:basedOn w:val="DefaultParagraphFont"/>
    <w:link w:val="Title"/>
    <w:uiPriority w:val="10"/>
    <w:rsid w:val="00FB7F55"/>
    <w:rPr>
      <w:rFonts w:asciiTheme="majorHAnsi" w:eastAsiaTheme="majorEastAsia" w:hAnsiTheme="majorHAnsi" w:cstheme="majorBidi"/>
      <w:caps/>
      <w:color w:val="404040" w:themeColor="text1" w:themeTint="BF"/>
      <w:spacing w:val="-10"/>
      <w:sz w:val="40"/>
      <w:szCs w:val="72"/>
    </w:rPr>
  </w:style>
  <w:style w:type="character" w:customStyle="1" w:styleId="Heading2Char">
    <w:name w:val="Heading 2 Char"/>
    <w:basedOn w:val="DefaultParagraphFont"/>
    <w:link w:val="Heading2"/>
    <w:uiPriority w:val="9"/>
    <w:rsid w:val="00D8049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8049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8049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8049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8049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8049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8049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8049E"/>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84F93"/>
    <w:pPr>
      <w:spacing w:line="240" w:lineRule="auto"/>
    </w:pPr>
    <w:rPr>
      <w:bCs/>
      <w:color w:val="595959" w:themeColor="text1" w:themeTint="A6"/>
    </w:rPr>
  </w:style>
  <w:style w:type="paragraph" w:styleId="Subtitle">
    <w:name w:val="Subtitle"/>
    <w:basedOn w:val="Normal"/>
    <w:next w:val="Normal"/>
    <w:link w:val="SubtitleChar"/>
    <w:uiPriority w:val="11"/>
    <w:qFormat/>
    <w:rsid w:val="00D8049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8049E"/>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8049E"/>
    <w:rPr>
      <w:b/>
      <w:bCs/>
    </w:rPr>
  </w:style>
  <w:style w:type="character" w:styleId="Emphasis">
    <w:name w:val="Emphasis"/>
    <w:basedOn w:val="DefaultParagraphFont"/>
    <w:uiPriority w:val="20"/>
    <w:qFormat/>
    <w:rsid w:val="00D8049E"/>
    <w:rPr>
      <w:i/>
      <w:iCs/>
    </w:rPr>
  </w:style>
  <w:style w:type="paragraph" w:styleId="NoSpacing">
    <w:name w:val="No Spacing"/>
    <w:uiPriority w:val="1"/>
    <w:qFormat/>
    <w:rsid w:val="00D8049E"/>
    <w:pPr>
      <w:spacing w:after="0" w:line="240" w:lineRule="auto"/>
    </w:pPr>
  </w:style>
  <w:style w:type="paragraph" w:styleId="Quote">
    <w:name w:val="Quote"/>
    <w:basedOn w:val="Normal"/>
    <w:next w:val="Normal"/>
    <w:link w:val="QuoteChar"/>
    <w:uiPriority w:val="29"/>
    <w:qFormat/>
    <w:rsid w:val="00D8049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8049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8049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8049E"/>
    <w:rPr>
      <w:color w:val="404040" w:themeColor="text1" w:themeTint="BF"/>
      <w:sz w:val="32"/>
      <w:szCs w:val="32"/>
    </w:rPr>
  </w:style>
  <w:style w:type="character" w:styleId="SubtleEmphasis">
    <w:name w:val="Subtle Emphasis"/>
    <w:basedOn w:val="DefaultParagraphFont"/>
    <w:uiPriority w:val="19"/>
    <w:qFormat/>
    <w:rsid w:val="00D8049E"/>
    <w:rPr>
      <w:i/>
      <w:iCs/>
      <w:color w:val="595959" w:themeColor="text1" w:themeTint="A6"/>
    </w:rPr>
  </w:style>
  <w:style w:type="character" w:styleId="IntenseEmphasis">
    <w:name w:val="Intense Emphasis"/>
    <w:basedOn w:val="DefaultParagraphFont"/>
    <w:uiPriority w:val="21"/>
    <w:qFormat/>
    <w:rsid w:val="00D8049E"/>
    <w:rPr>
      <w:b/>
      <w:bCs/>
      <w:i/>
      <w:iCs/>
    </w:rPr>
  </w:style>
  <w:style w:type="character" w:styleId="SubtleReference">
    <w:name w:val="Subtle Reference"/>
    <w:basedOn w:val="DefaultParagraphFont"/>
    <w:uiPriority w:val="31"/>
    <w:qFormat/>
    <w:rsid w:val="00D8049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8049E"/>
    <w:rPr>
      <w:b/>
      <w:bCs/>
      <w:caps w:val="0"/>
      <w:smallCaps/>
      <w:color w:val="auto"/>
      <w:spacing w:val="3"/>
      <w:u w:val="single"/>
    </w:rPr>
  </w:style>
  <w:style w:type="character" w:styleId="BookTitle">
    <w:name w:val="Book Title"/>
    <w:basedOn w:val="DefaultParagraphFont"/>
    <w:uiPriority w:val="33"/>
    <w:qFormat/>
    <w:rsid w:val="00D8049E"/>
    <w:rPr>
      <w:b/>
      <w:bCs/>
      <w:smallCaps/>
      <w:spacing w:val="7"/>
    </w:rPr>
  </w:style>
  <w:style w:type="paragraph" w:styleId="TOCHeading">
    <w:name w:val="TOC Heading"/>
    <w:basedOn w:val="Heading1"/>
    <w:next w:val="Normal"/>
    <w:uiPriority w:val="39"/>
    <w:semiHidden/>
    <w:unhideWhenUsed/>
    <w:qFormat/>
    <w:rsid w:val="00D8049E"/>
    <w:pPr>
      <w:outlineLvl w:val="9"/>
    </w:pPr>
  </w:style>
  <w:style w:type="paragraph" w:styleId="FootnoteText">
    <w:name w:val="footnote text"/>
    <w:basedOn w:val="Normal"/>
    <w:link w:val="FootnoteTextChar"/>
    <w:uiPriority w:val="99"/>
    <w:unhideWhenUsed/>
    <w:rsid w:val="009501FD"/>
    <w:pPr>
      <w:spacing w:after="0" w:line="240" w:lineRule="auto"/>
      <w:jc w:val="left"/>
    </w:pPr>
    <w:rPr>
      <w:sz w:val="24"/>
      <w:szCs w:val="24"/>
    </w:rPr>
  </w:style>
  <w:style w:type="character" w:customStyle="1" w:styleId="FootnoteTextChar">
    <w:name w:val="Footnote Text Char"/>
    <w:basedOn w:val="DefaultParagraphFont"/>
    <w:link w:val="FootnoteText"/>
    <w:uiPriority w:val="99"/>
    <w:rsid w:val="009501FD"/>
    <w:rPr>
      <w:sz w:val="24"/>
      <w:szCs w:val="24"/>
    </w:rPr>
  </w:style>
  <w:style w:type="character" w:styleId="FootnoteReference">
    <w:name w:val="footnote reference"/>
    <w:basedOn w:val="DefaultParagraphFont"/>
    <w:uiPriority w:val="99"/>
    <w:unhideWhenUsed/>
    <w:rsid w:val="009501FD"/>
    <w:rPr>
      <w:vertAlign w:val="superscript"/>
    </w:rPr>
  </w:style>
  <w:style w:type="character" w:customStyle="1" w:styleId="pl-v">
    <w:name w:val="pl-v"/>
    <w:basedOn w:val="DefaultParagraphFont"/>
    <w:rsid w:val="00737131"/>
  </w:style>
  <w:style w:type="character" w:customStyle="1" w:styleId="pl-k">
    <w:name w:val="pl-k"/>
    <w:basedOn w:val="DefaultParagraphFont"/>
    <w:rsid w:val="00737131"/>
  </w:style>
  <w:style w:type="character" w:customStyle="1" w:styleId="pl-smi">
    <w:name w:val="pl-smi"/>
    <w:basedOn w:val="DefaultParagraphFont"/>
    <w:rsid w:val="00737131"/>
  </w:style>
  <w:style w:type="character" w:customStyle="1" w:styleId="pl-c">
    <w:name w:val="pl-c"/>
    <w:basedOn w:val="DefaultParagraphFont"/>
    <w:rsid w:val="00737131"/>
  </w:style>
  <w:style w:type="character" w:customStyle="1" w:styleId="pl-s">
    <w:name w:val="pl-s"/>
    <w:basedOn w:val="DefaultParagraphFont"/>
    <w:rsid w:val="00737131"/>
  </w:style>
  <w:style w:type="character" w:customStyle="1" w:styleId="pl-pds">
    <w:name w:val="pl-pds"/>
    <w:basedOn w:val="DefaultParagraphFont"/>
    <w:rsid w:val="00737131"/>
  </w:style>
  <w:style w:type="character" w:customStyle="1" w:styleId="pl-c1">
    <w:name w:val="pl-c1"/>
    <w:basedOn w:val="DefaultParagraphFont"/>
    <w:rsid w:val="00737131"/>
  </w:style>
  <w:style w:type="paragraph" w:styleId="NormalWeb">
    <w:name w:val="Normal (Web)"/>
    <w:basedOn w:val="Normal"/>
    <w:uiPriority w:val="99"/>
    <w:semiHidden/>
    <w:unhideWhenUsed/>
    <w:rsid w:val="00BD7753"/>
    <w:pPr>
      <w:spacing w:before="100" w:beforeAutospacing="1" w:after="100" w:afterAutospacing="1" w:line="240" w:lineRule="auto"/>
      <w:jc w:val="left"/>
    </w:pPr>
    <w:rPr>
      <w:rFonts w:ascii="Times New Roman" w:hAnsi="Times New Roman" w:cs="Times New Roman"/>
      <w:sz w:val="24"/>
      <w:szCs w:val="24"/>
    </w:rPr>
  </w:style>
  <w:style w:type="character" w:customStyle="1" w:styleId="apple-converted-space">
    <w:name w:val="apple-converted-space"/>
    <w:basedOn w:val="DefaultParagraphFont"/>
    <w:rsid w:val="002B295B"/>
  </w:style>
  <w:style w:type="character" w:customStyle="1" w:styleId="il">
    <w:name w:val="il"/>
    <w:basedOn w:val="DefaultParagraphFont"/>
    <w:rsid w:val="002B295B"/>
  </w:style>
  <w:style w:type="character" w:styleId="Hyperlink">
    <w:name w:val="Hyperlink"/>
    <w:basedOn w:val="DefaultParagraphFont"/>
    <w:uiPriority w:val="99"/>
    <w:unhideWhenUsed/>
    <w:rsid w:val="009716B6"/>
    <w:rPr>
      <w:color w:val="0563C1" w:themeColor="hyperlink"/>
      <w:u w:val="single"/>
    </w:rPr>
  </w:style>
  <w:style w:type="paragraph" w:styleId="BalloonText">
    <w:name w:val="Balloon Text"/>
    <w:basedOn w:val="Normal"/>
    <w:link w:val="BalloonTextChar"/>
    <w:uiPriority w:val="99"/>
    <w:semiHidden/>
    <w:unhideWhenUsed/>
    <w:rsid w:val="009716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6B6"/>
    <w:rPr>
      <w:rFonts w:ascii="Segoe UI" w:hAnsi="Segoe UI" w:cs="Segoe UI"/>
      <w:sz w:val="18"/>
      <w:szCs w:val="18"/>
    </w:rPr>
  </w:style>
  <w:style w:type="table" w:styleId="TableGrid">
    <w:name w:val="Table Grid"/>
    <w:basedOn w:val="TableNormal"/>
    <w:uiPriority w:val="39"/>
    <w:rsid w:val="00465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651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4651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4651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F652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F65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2BF"/>
  </w:style>
  <w:style w:type="paragraph" w:styleId="Footer">
    <w:name w:val="footer"/>
    <w:basedOn w:val="Normal"/>
    <w:link w:val="FooterChar"/>
    <w:uiPriority w:val="99"/>
    <w:unhideWhenUsed/>
    <w:rsid w:val="00F65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2BF"/>
  </w:style>
  <w:style w:type="paragraph" w:styleId="Revision">
    <w:name w:val="Revision"/>
    <w:hidden/>
    <w:uiPriority w:val="99"/>
    <w:semiHidden/>
    <w:rsid w:val="00F652BF"/>
    <w:pPr>
      <w:spacing w:after="0" w:line="240" w:lineRule="auto"/>
    </w:pPr>
  </w:style>
  <w:style w:type="character" w:styleId="CommentReference">
    <w:name w:val="annotation reference"/>
    <w:basedOn w:val="DefaultParagraphFont"/>
    <w:uiPriority w:val="99"/>
    <w:semiHidden/>
    <w:unhideWhenUsed/>
    <w:rsid w:val="00FB75E9"/>
    <w:rPr>
      <w:sz w:val="16"/>
      <w:szCs w:val="16"/>
    </w:rPr>
  </w:style>
  <w:style w:type="paragraph" w:styleId="CommentText">
    <w:name w:val="annotation text"/>
    <w:basedOn w:val="Normal"/>
    <w:link w:val="CommentTextChar"/>
    <w:uiPriority w:val="99"/>
    <w:semiHidden/>
    <w:unhideWhenUsed/>
    <w:rsid w:val="00FB75E9"/>
    <w:pPr>
      <w:spacing w:line="240" w:lineRule="auto"/>
    </w:pPr>
    <w:rPr>
      <w:sz w:val="20"/>
      <w:szCs w:val="20"/>
    </w:rPr>
  </w:style>
  <w:style w:type="character" w:customStyle="1" w:styleId="CommentTextChar">
    <w:name w:val="Comment Text Char"/>
    <w:basedOn w:val="DefaultParagraphFont"/>
    <w:link w:val="CommentText"/>
    <w:uiPriority w:val="99"/>
    <w:semiHidden/>
    <w:rsid w:val="00FB75E9"/>
    <w:rPr>
      <w:sz w:val="20"/>
      <w:szCs w:val="20"/>
    </w:rPr>
  </w:style>
  <w:style w:type="paragraph" w:styleId="CommentSubject">
    <w:name w:val="annotation subject"/>
    <w:basedOn w:val="CommentText"/>
    <w:next w:val="CommentText"/>
    <w:link w:val="CommentSubjectChar"/>
    <w:uiPriority w:val="99"/>
    <w:semiHidden/>
    <w:unhideWhenUsed/>
    <w:rsid w:val="00FB75E9"/>
    <w:rPr>
      <w:b/>
      <w:bCs/>
    </w:rPr>
  </w:style>
  <w:style w:type="character" w:customStyle="1" w:styleId="CommentSubjectChar">
    <w:name w:val="Comment Subject Char"/>
    <w:basedOn w:val="CommentTextChar"/>
    <w:link w:val="CommentSubject"/>
    <w:uiPriority w:val="99"/>
    <w:semiHidden/>
    <w:rsid w:val="00FB75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8680">
      <w:bodyDiv w:val="1"/>
      <w:marLeft w:val="0"/>
      <w:marRight w:val="0"/>
      <w:marTop w:val="0"/>
      <w:marBottom w:val="0"/>
      <w:divBdr>
        <w:top w:val="none" w:sz="0" w:space="0" w:color="auto"/>
        <w:left w:val="none" w:sz="0" w:space="0" w:color="auto"/>
        <w:bottom w:val="none" w:sz="0" w:space="0" w:color="auto"/>
        <w:right w:val="none" w:sz="0" w:space="0" w:color="auto"/>
      </w:divBdr>
    </w:div>
    <w:div w:id="128326557">
      <w:bodyDiv w:val="1"/>
      <w:marLeft w:val="0"/>
      <w:marRight w:val="0"/>
      <w:marTop w:val="0"/>
      <w:marBottom w:val="0"/>
      <w:divBdr>
        <w:top w:val="none" w:sz="0" w:space="0" w:color="auto"/>
        <w:left w:val="none" w:sz="0" w:space="0" w:color="auto"/>
        <w:bottom w:val="none" w:sz="0" w:space="0" w:color="auto"/>
        <w:right w:val="none" w:sz="0" w:space="0" w:color="auto"/>
      </w:divBdr>
    </w:div>
    <w:div w:id="163909002">
      <w:bodyDiv w:val="1"/>
      <w:marLeft w:val="0"/>
      <w:marRight w:val="0"/>
      <w:marTop w:val="0"/>
      <w:marBottom w:val="0"/>
      <w:divBdr>
        <w:top w:val="none" w:sz="0" w:space="0" w:color="auto"/>
        <w:left w:val="none" w:sz="0" w:space="0" w:color="auto"/>
        <w:bottom w:val="none" w:sz="0" w:space="0" w:color="auto"/>
        <w:right w:val="none" w:sz="0" w:space="0" w:color="auto"/>
      </w:divBdr>
      <w:divsChild>
        <w:div w:id="1562598056">
          <w:marLeft w:val="720"/>
          <w:marRight w:val="0"/>
          <w:marTop w:val="115"/>
          <w:marBottom w:val="0"/>
          <w:divBdr>
            <w:top w:val="none" w:sz="0" w:space="0" w:color="auto"/>
            <w:left w:val="none" w:sz="0" w:space="0" w:color="auto"/>
            <w:bottom w:val="none" w:sz="0" w:space="0" w:color="auto"/>
            <w:right w:val="none" w:sz="0" w:space="0" w:color="auto"/>
          </w:divBdr>
        </w:div>
        <w:div w:id="1931966604">
          <w:marLeft w:val="720"/>
          <w:marRight w:val="0"/>
          <w:marTop w:val="115"/>
          <w:marBottom w:val="0"/>
          <w:divBdr>
            <w:top w:val="none" w:sz="0" w:space="0" w:color="auto"/>
            <w:left w:val="none" w:sz="0" w:space="0" w:color="auto"/>
            <w:bottom w:val="none" w:sz="0" w:space="0" w:color="auto"/>
            <w:right w:val="none" w:sz="0" w:space="0" w:color="auto"/>
          </w:divBdr>
        </w:div>
        <w:div w:id="967053450">
          <w:marLeft w:val="720"/>
          <w:marRight w:val="0"/>
          <w:marTop w:val="115"/>
          <w:marBottom w:val="0"/>
          <w:divBdr>
            <w:top w:val="none" w:sz="0" w:space="0" w:color="auto"/>
            <w:left w:val="none" w:sz="0" w:space="0" w:color="auto"/>
            <w:bottom w:val="none" w:sz="0" w:space="0" w:color="auto"/>
            <w:right w:val="none" w:sz="0" w:space="0" w:color="auto"/>
          </w:divBdr>
        </w:div>
        <w:div w:id="628047790">
          <w:marLeft w:val="720"/>
          <w:marRight w:val="0"/>
          <w:marTop w:val="115"/>
          <w:marBottom w:val="0"/>
          <w:divBdr>
            <w:top w:val="none" w:sz="0" w:space="0" w:color="auto"/>
            <w:left w:val="none" w:sz="0" w:space="0" w:color="auto"/>
            <w:bottom w:val="none" w:sz="0" w:space="0" w:color="auto"/>
            <w:right w:val="none" w:sz="0" w:space="0" w:color="auto"/>
          </w:divBdr>
        </w:div>
      </w:divsChild>
    </w:div>
    <w:div w:id="194924201">
      <w:bodyDiv w:val="1"/>
      <w:marLeft w:val="0"/>
      <w:marRight w:val="0"/>
      <w:marTop w:val="0"/>
      <w:marBottom w:val="0"/>
      <w:divBdr>
        <w:top w:val="none" w:sz="0" w:space="0" w:color="auto"/>
        <w:left w:val="none" w:sz="0" w:space="0" w:color="auto"/>
        <w:bottom w:val="none" w:sz="0" w:space="0" w:color="auto"/>
        <w:right w:val="none" w:sz="0" w:space="0" w:color="auto"/>
      </w:divBdr>
    </w:div>
    <w:div w:id="467482351">
      <w:bodyDiv w:val="1"/>
      <w:marLeft w:val="0"/>
      <w:marRight w:val="0"/>
      <w:marTop w:val="0"/>
      <w:marBottom w:val="0"/>
      <w:divBdr>
        <w:top w:val="none" w:sz="0" w:space="0" w:color="auto"/>
        <w:left w:val="none" w:sz="0" w:space="0" w:color="auto"/>
        <w:bottom w:val="none" w:sz="0" w:space="0" w:color="auto"/>
        <w:right w:val="none" w:sz="0" w:space="0" w:color="auto"/>
      </w:divBdr>
    </w:div>
    <w:div w:id="602613897">
      <w:bodyDiv w:val="1"/>
      <w:marLeft w:val="0"/>
      <w:marRight w:val="0"/>
      <w:marTop w:val="0"/>
      <w:marBottom w:val="0"/>
      <w:divBdr>
        <w:top w:val="none" w:sz="0" w:space="0" w:color="auto"/>
        <w:left w:val="none" w:sz="0" w:space="0" w:color="auto"/>
        <w:bottom w:val="none" w:sz="0" w:space="0" w:color="auto"/>
        <w:right w:val="none" w:sz="0" w:space="0" w:color="auto"/>
      </w:divBdr>
    </w:div>
    <w:div w:id="1174690127">
      <w:bodyDiv w:val="1"/>
      <w:marLeft w:val="0"/>
      <w:marRight w:val="0"/>
      <w:marTop w:val="0"/>
      <w:marBottom w:val="0"/>
      <w:divBdr>
        <w:top w:val="none" w:sz="0" w:space="0" w:color="auto"/>
        <w:left w:val="none" w:sz="0" w:space="0" w:color="auto"/>
        <w:bottom w:val="none" w:sz="0" w:space="0" w:color="auto"/>
        <w:right w:val="none" w:sz="0" w:space="0" w:color="auto"/>
      </w:divBdr>
    </w:div>
    <w:div w:id="1349985708">
      <w:bodyDiv w:val="1"/>
      <w:marLeft w:val="0"/>
      <w:marRight w:val="0"/>
      <w:marTop w:val="0"/>
      <w:marBottom w:val="0"/>
      <w:divBdr>
        <w:top w:val="none" w:sz="0" w:space="0" w:color="auto"/>
        <w:left w:val="none" w:sz="0" w:space="0" w:color="auto"/>
        <w:bottom w:val="none" w:sz="0" w:space="0" w:color="auto"/>
        <w:right w:val="none" w:sz="0" w:space="0" w:color="auto"/>
      </w:divBdr>
    </w:div>
    <w:div w:id="1551188823">
      <w:bodyDiv w:val="1"/>
      <w:marLeft w:val="0"/>
      <w:marRight w:val="0"/>
      <w:marTop w:val="0"/>
      <w:marBottom w:val="0"/>
      <w:divBdr>
        <w:top w:val="none" w:sz="0" w:space="0" w:color="auto"/>
        <w:left w:val="none" w:sz="0" w:space="0" w:color="auto"/>
        <w:bottom w:val="none" w:sz="0" w:space="0" w:color="auto"/>
        <w:right w:val="none" w:sz="0" w:space="0" w:color="auto"/>
      </w:divBdr>
      <w:divsChild>
        <w:div w:id="121458103">
          <w:marLeft w:val="0"/>
          <w:marRight w:val="0"/>
          <w:marTop w:val="100"/>
          <w:marBottom w:val="100"/>
          <w:divBdr>
            <w:top w:val="none" w:sz="0" w:space="0" w:color="auto"/>
            <w:left w:val="none" w:sz="0" w:space="0" w:color="auto"/>
            <w:bottom w:val="none" w:sz="0" w:space="0" w:color="auto"/>
            <w:right w:val="none" w:sz="0" w:space="0" w:color="auto"/>
          </w:divBdr>
        </w:div>
        <w:div w:id="137576825">
          <w:marLeft w:val="0"/>
          <w:marRight w:val="0"/>
          <w:marTop w:val="100"/>
          <w:marBottom w:val="100"/>
          <w:divBdr>
            <w:top w:val="none" w:sz="0" w:space="0" w:color="auto"/>
            <w:left w:val="none" w:sz="0" w:space="0" w:color="auto"/>
            <w:bottom w:val="none" w:sz="0" w:space="0" w:color="auto"/>
            <w:right w:val="none" w:sz="0" w:space="0" w:color="auto"/>
          </w:divBdr>
        </w:div>
        <w:div w:id="1554464130">
          <w:marLeft w:val="0"/>
          <w:marRight w:val="0"/>
          <w:marTop w:val="100"/>
          <w:marBottom w:val="100"/>
          <w:divBdr>
            <w:top w:val="none" w:sz="0" w:space="0" w:color="auto"/>
            <w:left w:val="none" w:sz="0" w:space="0" w:color="auto"/>
            <w:bottom w:val="none" w:sz="0" w:space="0" w:color="auto"/>
            <w:right w:val="none" w:sz="0" w:space="0" w:color="auto"/>
          </w:divBdr>
        </w:div>
        <w:div w:id="1360160049">
          <w:marLeft w:val="0"/>
          <w:marRight w:val="0"/>
          <w:marTop w:val="100"/>
          <w:marBottom w:val="100"/>
          <w:divBdr>
            <w:top w:val="none" w:sz="0" w:space="0" w:color="auto"/>
            <w:left w:val="none" w:sz="0" w:space="0" w:color="auto"/>
            <w:bottom w:val="none" w:sz="0" w:space="0" w:color="auto"/>
            <w:right w:val="none" w:sz="0" w:space="0" w:color="auto"/>
          </w:divBdr>
        </w:div>
        <w:div w:id="625622652">
          <w:marLeft w:val="0"/>
          <w:marRight w:val="0"/>
          <w:marTop w:val="100"/>
          <w:marBottom w:val="100"/>
          <w:divBdr>
            <w:top w:val="none" w:sz="0" w:space="0" w:color="auto"/>
            <w:left w:val="none" w:sz="0" w:space="0" w:color="auto"/>
            <w:bottom w:val="none" w:sz="0" w:space="0" w:color="auto"/>
            <w:right w:val="none" w:sz="0" w:space="0" w:color="auto"/>
          </w:divBdr>
        </w:div>
        <w:div w:id="1040789861">
          <w:marLeft w:val="0"/>
          <w:marRight w:val="0"/>
          <w:marTop w:val="100"/>
          <w:marBottom w:val="100"/>
          <w:divBdr>
            <w:top w:val="none" w:sz="0" w:space="0" w:color="auto"/>
            <w:left w:val="none" w:sz="0" w:space="0" w:color="auto"/>
            <w:bottom w:val="none" w:sz="0" w:space="0" w:color="auto"/>
            <w:right w:val="none" w:sz="0" w:space="0" w:color="auto"/>
          </w:divBdr>
        </w:div>
        <w:div w:id="2110468967">
          <w:marLeft w:val="0"/>
          <w:marRight w:val="0"/>
          <w:marTop w:val="100"/>
          <w:marBottom w:val="100"/>
          <w:divBdr>
            <w:top w:val="none" w:sz="0" w:space="0" w:color="auto"/>
            <w:left w:val="none" w:sz="0" w:space="0" w:color="auto"/>
            <w:bottom w:val="none" w:sz="0" w:space="0" w:color="auto"/>
            <w:right w:val="none" w:sz="0" w:space="0" w:color="auto"/>
          </w:divBdr>
        </w:div>
        <w:div w:id="129442040">
          <w:marLeft w:val="0"/>
          <w:marRight w:val="0"/>
          <w:marTop w:val="100"/>
          <w:marBottom w:val="100"/>
          <w:divBdr>
            <w:top w:val="none" w:sz="0" w:space="0" w:color="auto"/>
            <w:left w:val="none" w:sz="0" w:space="0" w:color="auto"/>
            <w:bottom w:val="none" w:sz="0" w:space="0" w:color="auto"/>
            <w:right w:val="none" w:sz="0" w:space="0" w:color="auto"/>
          </w:divBdr>
        </w:div>
      </w:divsChild>
    </w:div>
    <w:div w:id="1982691884">
      <w:bodyDiv w:val="1"/>
      <w:marLeft w:val="0"/>
      <w:marRight w:val="0"/>
      <w:marTop w:val="0"/>
      <w:marBottom w:val="0"/>
      <w:divBdr>
        <w:top w:val="none" w:sz="0" w:space="0" w:color="auto"/>
        <w:left w:val="none" w:sz="0" w:space="0" w:color="auto"/>
        <w:bottom w:val="none" w:sz="0" w:space="0" w:color="auto"/>
        <w:right w:val="none" w:sz="0" w:space="0" w:color="auto"/>
      </w:divBdr>
    </w:div>
    <w:div w:id="209003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github.com/mmann1123/India-Index-Insurance-Co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F8E2F-06AE-4E15-B088-195FE8F18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9727</Words>
  <Characters>55447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GW Columbian College</Company>
  <LinksUpToDate>false</LinksUpToDate>
  <CharactersWithSpaces>65044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Mann</dc:creator>
  <cp:keywords/>
  <dc:description/>
  <cp:lastModifiedBy>Michael Mann</cp:lastModifiedBy>
  <cp:revision>2</cp:revision>
  <dcterms:created xsi:type="dcterms:W3CDTF">2016-11-04T19:51:00Z</dcterms:created>
  <dcterms:modified xsi:type="dcterms:W3CDTF">2016-11-04T19:51:00Z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mmann1123@gwu.edu@www.mendeley.com</vt:lpwstr>
  </property>
  <property fmtid="{D5CDD505-2E9C-101B-9397-08002B2CF9AE}" pid="4" name="Mendeley Citation Style_1">
    <vt:lpwstr>http://www.zotero.org/styles/remote-sensing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http://www.zotero.org/styles/remote-sensing</vt:lpwstr>
  </property>
  <property fmtid="{D5CDD505-2E9C-101B-9397-08002B2CF9AE}" pid="24" name="Mendeley Recent Style Name 9_1">
    <vt:lpwstr>Remote Sensing</vt:lpwstr>
  </property>
</Properties>
</file>